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Global patterns of vertebrate diversity dynamic</w:t>
      </w:r>
      <w:r w:rsidDel="00000000" w:rsidR="00000000" w:rsidRPr="00000000">
        <w:rPr>
          <w:rFonts w:ascii="Times New Roman" w:cs="Times New Roman" w:eastAsia="Times New Roman" w:hAnsi="Times New Roman"/>
          <w:b w:val="1"/>
          <w:sz w:val="32"/>
          <w:szCs w:val="32"/>
          <w:rtl w:val="0"/>
        </w:rPr>
        <w:t xml:space="preserve">s</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Héctor Tejero-Cicuéndez</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Iris Menéndez</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Elizabeth M. Steell</w:t>
      </w:r>
      <w:r w:rsidDel="00000000" w:rsidR="00000000" w:rsidRPr="00000000">
        <w:rPr>
          <w:rFonts w:ascii="Times New Roman" w:cs="Times New Roman" w:eastAsia="Times New Roman" w:hAnsi="Times New Roman"/>
          <w:vertAlign w:val="superscript"/>
          <w:rtl w:val="0"/>
        </w:rPr>
        <w:t xml:space="preserve">3,4</w:t>
      </w:r>
      <w:r w:rsidDel="00000000" w:rsidR="00000000" w:rsidRPr="00000000">
        <w:rPr>
          <w:rFonts w:ascii="Times New Roman" w:cs="Times New Roman" w:eastAsia="Times New Roman" w:hAnsi="Times New Roman"/>
          <w:rtl w:val="0"/>
        </w:rPr>
        <w:t xml:space="preserve">, Guillermo Navalón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Fernando Blanco</w:t>
      </w:r>
      <w:r w:rsidDel="00000000" w:rsidR="00000000" w:rsidRPr="00000000">
        <w:rPr>
          <w:rFonts w:ascii="Times New Roman" w:cs="Times New Roman" w:eastAsia="Times New Roman" w:hAnsi="Times New Roman"/>
          <w:vertAlign w:val="superscript"/>
          <w:rtl w:val="0"/>
        </w:rPr>
        <w:t xml:space="preserve">2,5,6</w:t>
      </w:r>
      <w:r w:rsidDel="00000000" w:rsidR="00000000" w:rsidRPr="00000000">
        <w:rPr>
          <w:rFonts w:ascii="Times New Roman" w:cs="Times New Roman" w:eastAsia="Times New Roman" w:hAnsi="Times New Roman"/>
          <w:rtl w:val="0"/>
        </w:rPr>
        <w:t xml:space="preserve">, Jiří Šmíd</w:t>
      </w:r>
      <w:r w:rsidDel="00000000" w:rsidR="00000000" w:rsidRPr="00000000">
        <w:rPr>
          <w:rFonts w:ascii="Times New Roman" w:cs="Times New Roman" w:eastAsia="Times New Roman" w:hAnsi="Times New Roman"/>
          <w:vertAlign w:val="superscript"/>
          <w:rtl w:val="0"/>
        </w:rPr>
        <w:t xml:space="preserve">7,8</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Biodiversity, Ecology and Evolution, Faculty of Biology, Universidad Complutense de Madrid, Madrid, Spain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Museum für Naturkunde, Leibniz Institute for Research on Evolution and Biodiversity at the Humboldt University Berlin, 10115 Berlin, Germany</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Department of Earth Sciences, University of Cambridge, Cambridge,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Department of Earth Sciences, University College London, London, United Kingdom</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Department of Biological and Environmental Sciences, University of Gothenburg, Medicinaregatan 18, 405 30 Gothenburg, Sweden.</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Gothenburg Global Biodiversity Centre, Box 461, Gothenburg, Sweden.</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Department of Zoology, Faculty of Science, Charles University, Prague, Czech Republic</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Department of Zoology, National Museum, Prague, Czech Republic</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r w:rsidDel="00000000" w:rsidR="00000000" w:rsidRPr="00000000">
        <w:rPr>
          <w:rFonts w:ascii="Times New Roman" w:cs="Times New Roman" w:eastAsia="Times New Roman" w:hAnsi="Times New Roman"/>
          <w:b w:val="1"/>
          <w:color w:val="000000"/>
          <w:rtl w:val="0"/>
        </w:rPr>
        <w:t xml:space="preserve">Abstract</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sdt>
      <w:sdtPr>
        <w:tag w:val="goog_rdk_3"/>
      </w:sdtPr>
      <w:sdtContent>
        <w:p w:rsidR="00000000" w:rsidDel="00000000" w:rsidP="00000000" w:rsidRDefault="00000000" w:rsidRPr="00000000" w14:paraId="00000011">
          <w:pPr>
            <w:jc w:val="both"/>
            <w:rPr>
              <w:ins w:author="Guillermo Navalón" w:id="0" w:date="2023-08-13T14:10:50Z"/>
              <w:rFonts w:ascii="Times New Roman" w:cs="Times New Roman" w:eastAsia="Times New Roman" w:hAnsi="Times New Roman"/>
            </w:rPr>
          </w:pPr>
          <w:sdt>
            <w:sdtPr>
              <w:tag w:val="goog_rdk_1"/>
            </w:sdtPr>
            <w:sdtContent>
              <w:ins w:author="Guillermo Navalón" w:id="0" w:date="2023-08-13T14:10:50Z">
                <w:r w:rsidDel="00000000" w:rsidR="00000000" w:rsidRPr="00000000">
                  <w:rPr>
                    <w:rFonts w:ascii="Times New Roman" w:cs="Times New Roman" w:eastAsia="Times New Roman" w:hAnsi="Times New Roman"/>
                    <w:rtl w:val="0"/>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w:t>
                </w:r>
              </w:ins>
            </w:sdtContent>
          </w:sdt>
          <w:r w:rsidDel="00000000" w:rsidR="00000000" w:rsidRPr="00000000">
            <w:rPr>
              <w:rFonts w:ascii="Times New Roman" w:cs="Times New Roman" w:eastAsia="Times New Roman" w:hAnsi="Times New Roman"/>
              <w:rtl w:val="0"/>
            </w:rPr>
            <w:t xml:space="preserve">tetrapods</w:t>
          </w:r>
          <w:sdt>
            <w:sdtPr>
              <w:tag w:val="goog_rdk_2"/>
            </w:sdtPr>
            <w:sdtContent>
              <w:ins w:author="Guillermo Navalón" w:id="0" w:date="2023-08-13T14:10:50Z">
                <w:r w:rsidDel="00000000" w:rsidR="00000000" w:rsidRPr="00000000">
                  <w:rPr>
                    <w:rFonts w:ascii="Times New Roman" w:cs="Times New Roman" w:eastAsia="Times New Roman" w:hAnsi="Times New Roman"/>
                    <w:rtl w:val="0"/>
                  </w:rPr>
                  <w:t xml:space="preserve"> and explicitly incorporating their phylogenetic histories….</w:t>
                </w:r>
              </w:ins>
            </w:sdtContent>
          </w:sdt>
        </w:p>
      </w:sdtContent>
    </w:sdt>
    <w:sdt>
      <w:sdtPr>
        <w:tag w:val="goog_rdk_5"/>
      </w:sdtPr>
      <w:sdtContent>
        <w:p w:rsidR="00000000" w:rsidDel="00000000" w:rsidP="00000000" w:rsidRDefault="00000000" w:rsidRPr="00000000" w14:paraId="00000012">
          <w:pPr>
            <w:jc w:val="both"/>
            <w:rPr>
              <w:ins w:author="Guillermo Navalón" w:id="0" w:date="2023-08-13T14:10:50Z"/>
              <w:rFonts w:ascii="Times New Roman" w:cs="Times New Roman" w:eastAsia="Times New Roman" w:hAnsi="Times New Roman"/>
            </w:rPr>
          </w:pPr>
          <w:sdt>
            <w:sdtPr>
              <w:tag w:val="goog_rdk_4"/>
            </w:sdtPr>
            <w:sdtContent>
              <w:ins w:author="Guillermo Navalón" w:id="0" w:date="2023-08-13T14:10:50Z">
                <w:r w:rsidDel="00000000" w:rsidR="00000000" w:rsidRPr="00000000">
                  <w:rPr>
                    <w:rtl w:val="0"/>
                  </w:rPr>
                </w:r>
              </w:ins>
            </w:sdtContent>
          </w:sdt>
        </w:p>
      </w:sdtContent>
    </w:sdt>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Clarifying the evolutionary and ecological processes underlying present-day patterns of biodiversity remains a central goal for natural historians and evolutionary biologists (de Candolle 1859; Matthew 1915; Moore 1920; Ruthven 1920; Allee 1926; Dobzhansky 1950; Fischer 1960; MacArthur 1965; Anderson 1974; Harmon 2012; Saupe 2023). In particular, the study of global geographic patterns of species diversity (primarily, species richness) has occupied a prominent role in macroecological discussion since the infancy of evolutionary biology as a discipline (Humboldt and Bonpland 1807; Darwin 1859; Wallace 1876) to modern evolutionary theory (e.g., Futuyma 2015). The biodiversity levels 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result in the unequal accumulation of species richness across geographic and phylogenetic contexts. Variations in these three processes may be influenced by differential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2022a).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spatial phylogenetics (Earl et al. 2021; Mishler 2023) has advanced our understanding of macroecological dynamics by combining phylogenetic relatedness with geographic biodiversity patterns. Specifically, the use of phylogeny-based metrics of biodiversity, such as Faith’s phylogenetic diversity (PD; Faith 1992),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 (Davies and Buckley 2011; Tucker et al. 2017), in addition to providing an essential source of information for conservation purposes (Faith 1992; Redding and Mooers 2006). </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most cases, species richness and PD are positively correlated: regions showing high and low species richness have high and low levels of PD, respectively (e.g., Davies and Buckley 2011; Fritz and Rahbek 2012).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 (Rodrigues et al. 2005). However, geographic patterns of richness and PD are not necessarily congruent (Tucker and Cadotte 2013).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 Velasco and Pinto-Ledezma 2022) are the result of variations in the generative processes (i.e., speciation, extinction, and dispersal) across regions and clades, and therefore studying them is essential to understand the biotic and abiotic factors underpinning geographic patterns of species diversity.</w:t>
      </w:r>
      <w:sdt>
        <w:sdtPr>
          <w:tag w:val="goog_rdk_6"/>
        </w:sdtPr>
        <w:sdtContent>
          <w:commentRangeStart w:id="0"/>
        </w:sdtContent>
      </w:sdt>
      <w:sdt>
        <w:sdtPr>
          <w:tag w:val="goog_rdk_7"/>
        </w:sdtPr>
        <w:sdtContent>
          <w:commentRangeStart w:id="1"/>
        </w:sdtContent>
      </w:sdt>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sdt>
        <w:sdtPr>
          <w:tag w:val="goog_rdk_8"/>
        </w:sdtPr>
        <w:sdtContent>
          <w:commentRangeStart w:id="2"/>
        </w:sdtContent>
      </w:sdt>
      <w:sdt>
        <w:sdtPr>
          <w:tag w:val="goog_rdk_9"/>
        </w:sdtPr>
        <w:sdtContent>
          <w:commentRangeStart w:id="3"/>
        </w:sdtContent>
      </w:sdt>
      <w:r w:rsidDel="00000000" w:rsidR="00000000" w:rsidRPr="00000000">
        <w:rPr>
          <w:rFonts w:ascii="Times New Roman" w:cs="Times New Roman" w:eastAsia="Times New Roman" w:hAnsi="Times New Roman"/>
          <w:rtl w:val="0"/>
        </w:rPr>
        <w:t xml:space="preserve">F</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or example, high residual PD values might represent the so-called “museums” or “sanctuaries” of biodiversity (Dobzhansky 1950; Stebbins 1974) resulting from the gradual accumulation of species, either by dispersal from other areas (immigration) </w:t>
      </w:r>
      <w:r w:rsidDel="00000000" w:rsidR="00000000" w:rsidRPr="00000000">
        <w:rPr>
          <w:rFonts w:ascii="Times New Roman" w:cs="Times New Roman" w:eastAsia="Times New Roman" w:hAnsi="Times New Roman"/>
          <w:rtl w:val="0"/>
        </w:rPr>
        <w:t xml:space="preserve">or by low levels of speciation and extinction (low turnover rate),</w:t>
      </w:r>
      <w:r w:rsidDel="00000000" w:rsidR="00000000" w:rsidRPr="00000000">
        <w:rPr>
          <w:rFonts w:ascii="Times New Roman" w:cs="Times New Roman" w:eastAsia="Times New Roman" w:hAnsi="Times New Roman"/>
          <w:rtl w:val="0"/>
        </w:rPr>
        <w:t xml:space="preserv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 (Stebbins 1974)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 (Vasconcelos et al. 2022).</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This wealth of data presents an exciting, but unrealized, opportunity for the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70800"/>
            <wp:effectExtent b="0" l="0" r="0" t="0"/>
            <wp:docPr id="167322987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39973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Different scnearios produced by different combinations of speciation, extinction, and dispersal.</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kqzto5feqm0t" w:id="2"/>
      <w:bookmarkEnd w:id="2"/>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backbone from Hackett et al. 2008), mammals (Upham et al. 2019), and squamates (Tonini et al. 2016). </w:t>
      </w:r>
    </w:p>
    <w:p w:rsidR="00000000" w:rsidDel="00000000" w:rsidP="00000000" w:rsidRDefault="00000000" w:rsidRPr="00000000" w14:paraId="0000002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tetrapod group. These grids were produced with the functions addPhylo and gridMetrics in epm (Title et al. 2022), and they represent the sum of the branch lengths of the phylogenetic tree connecting all species in each cell (Faith’s PD; Faith 1992). We used the R package rlist v0.4.6.2 (Ren 2021) to process the ‘posterior’ grids and ultimately obtaining a grid of average PD values. With the per-grid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10"/>
        </w:sdtPr>
        <w:sdtContent>
          <w:commentRangeStart w:id="4"/>
        </w:sdtContent>
      </w:sdt>
      <w:r w:rsidDel="00000000" w:rsidR="00000000" w:rsidRPr="00000000">
        <w:rPr>
          <w:rFonts w:ascii="Times New Roman" w:cs="Times New Roman" w:eastAsia="Times New Roman" w:hAnsi="Times New Roman"/>
          <w:rtl w:val="0"/>
        </w:rPr>
        <w:t xml:space="preserve">linear regression model</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t>
      </w:r>
      <w:sdt>
        <w:sdtPr>
          <w:tag w:val="goog_rdk_11"/>
        </w:sdtPr>
        <w:sdtContent>
          <w:commentRangeStart w:id="5"/>
        </w:sdtContent>
      </w:sdt>
      <w:sdt>
        <w:sdtPr>
          <w:tag w:val="goog_rdk_12"/>
        </w:sdtPr>
        <w:sdtContent>
          <w:commentRangeStart w:id="6"/>
        </w:sdtContent>
      </w:sdt>
      <w:r w:rsidDel="00000000" w:rsidR="00000000" w:rsidRPr="00000000">
        <w:rPr>
          <w:rFonts w:ascii="Times New Roman" w:cs="Times New Roman" w:eastAsia="Times New Roman" w:hAnsi="Times New Roman"/>
          <w:rtl w:val="0"/>
        </w:rPr>
        <w:t xml:space="preserve">We then visually compared lineage-through-time (LTT) plots </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rsidR="00000000" w:rsidDel="00000000" w:rsidP="00000000" w:rsidRDefault="00000000" w:rsidRPr="00000000" w14:paraId="0000003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(DR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comparing only regions falling in the 10% lowest and 10% highest residuals,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DR values, this difference appears to be mild (Fig. 4).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This indicates that the differences in DR rates between regions of high and low residual PD, though significant, are not of large magnitude.</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1251" cy="7828480"/>
            <wp:effectExtent b="0" l="0" r="0" t="0"/>
            <wp:docPr id="167322987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51251" cy="78284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Navalón.</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622800"/>
            <wp:effectExtent b="0" l="0" r="0" t="0"/>
            <wp:docPr id="167322987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w:t>
      </w:r>
      <w:r w:rsidDel="00000000" w:rsidR="00000000" w:rsidRPr="00000000">
        <w:rPr>
          <w:rFonts w:ascii="Times New Roman" w:cs="Times New Roman" w:eastAsia="Times New Roman" w:hAnsi="Times New Roman"/>
          <w:rtl w:val="0"/>
        </w:rPr>
        <w:t xml:space="preserve">. Relationship between recent speciation rates (DR rates) and residual PD for all four clades of terrestrial vertebrates. The grey cloud of points in the background of each plot shows results for the four vertebrate groups combined.</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1222" cy="3876992"/>
            <wp:effectExtent b="0" l="0" r="0" t="0"/>
            <wp:docPr id="167322988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01222" cy="387699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recent speciation rates (DR rates) between areas of 10% lowest (in blue) and highest (in red) residual PD.</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e</w:t>
      </w:r>
      <w:sdt>
        <w:sdtPr>
          <w:tag w:val="goog_rdk_13"/>
        </w:sdtPr>
        <w:sdtContent>
          <w:commentRangeStart w:id="7"/>
        </w:sdtContent>
      </w:sdt>
      <w:sdt>
        <w:sdtPr>
          <w:tag w:val="goog_rdk_14"/>
        </w:sdtPr>
        <w:sdtContent>
          <w:commentRangeStart w:id="8"/>
        </w:sdtContent>
      </w:sdt>
      <w:r w:rsidDel="00000000" w:rsidR="00000000" w:rsidRPr="00000000">
        <w:rPr>
          <w:rFonts w:ascii="Times New Roman" w:cs="Times New Roman" w:eastAsia="Times New Roman" w:hAnsi="Times New Roman"/>
          <w:b w:val="1"/>
          <w:rtl w:val="0"/>
        </w:rPr>
        <w:t xml:space="preserve">volutionary time and pattern of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787900"/>
            <wp:effectExtent b="0" l="0" r="0" t="0"/>
            <wp:docPr id="167322987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10% highest (in red) and lowest (in blue) residual PD for each vertebrate clade.</w:t>
      </w:r>
    </w:p>
    <w:p w:rsidR="00000000" w:rsidDel="00000000" w:rsidP="00000000" w:rsidRDefault="00000000" w:rsidRPr="00000000" w14:paraId="00000053">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4">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5"/>
      <w:bookmarkEnd w:id="5"/>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clades (amphibians, birds, mammals, and squamates).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lowest residual PD (Fig. 5). Nonetheless, we identified differences between homeotherms (birds and mammals) and poikilotherms (amphibians and squamates) when considering temperature and precipitation levels in regions with highest and lowest values of residual PD. This result indicates that thermal physiology may have influenced global diversity patterns among tetrapods.</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both American continents are regions of consistently low residual PD, meaning that regional assemblages are composed of species that are more closely related than expected by their richness. This applies to all the studied clades, with the exception of amphibians in North America and mammals in Eastern North America. In contrast, </w:t>
      </w:r>
      <w:sdt>
        <w:sdtPr>
          <w:tag w:val="goog_rdk_15"/>
        </w:sdtPr>
        <w:sdtContent>
          <w:commentRangeStart w:id="9"/>
        </w:sdtContent>
      </w:sdt>
      <w:sdt>
        <w:sdtPr>
          <w:tag w:val="goog_rdk_16"/>
        </w:sdtPr>
        <w:sdtContent>
          <w:commentRangeStart w:id="10"/>
        </w:sdtContent>
      </w:sdt>
      <w:r w:rsidDel="00000000" w:rsidR="00000000" w:rsidRPr="00000000">
        <w:rPr>
          <w:rFonts w:ascii="Times New Roman" w:cs="Times New Roman" w:eastAsia="Times New Roman" w:hAnsi="Times New Roman"/>
          <w:rtl w:val="0"/>
        </w:rPr>
        <w:t xml:space="preserve">Africa consistently shows high levels of residual PD</w:t>
      </w:r>
      <w:commentRangeEnd w:id="9"/>
      <w:r w:rsidDel="00000000" w:rsidR="00000000" w:rsidRPr="00000000">
        <w:commentReference w:id="9"/>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for all clades; in other words, it harbors species that are more distantly related than expected for all living tetrapods. Previous work on mammals (Davies and Buckley 2011) suggested that high residual PD found in Africa may reflect an African origin for many extant mammal clades (Lillegraven et al. 1987). While plausible for mammals, this hypothesis does not explain this pervasive biogeographic patterning in Africa across other major terrestrial vertebrate clades that likely originated on different continents (e.g., Benson et al. 2013; Claramunt and Cracraft 2015),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w:t>
      </w:r>
      <w:sdt>
        <w:sdtPr>
          <w:tag w:val="goog_rdk_17"/>
        </w:sdtPr>
        <w:sdtContent>
          <w:commentRangeStart w:id="11"/>
        </w:sdtContent>
      </w:sdt>
      <w:sdt>
        <w:sdtPr>
          <w:tag w:val="goog_rdk_18"/>
        </w:sdtPr>
        <w:sdtContent>
          <w:commentRangeStart w:id="12"/>
        </w:sdtContent>
      </w:sdt>
      <w:sdt>
        <w:sdtPr>
          <w:tag w:val="goog_rdk_19"/>
        </w:sdtPr>
        <w:sdtContent>
          <w:commentRangeStart w:id="13"/>
        </w:sdtContent>
      </w:sdt>
      <w:sdt>
        <w:sdtPr>
          <w:tag w:val="goog_rdk_20"/>
        </w:sdtPr>
        <w:sdtContent>
          <w:commentRangeStart w:id="14"/>
        </w:sdtContent>
      </w:sdt>
      <w:r w:rsidDel="00000000" w:rsidR="00000000" w:rsidRPr="00000000">
        <w:rPr>
          <w:rFonts w:ascii="Times New Roman" w:cs="Times New Roman" w:eastAsia="Times New Roman" w:hAnsi="Times New Roman"/>
          <w:rtl w:val="0"/>
        </w:rPr>
        <w:t xml:space="preserve">particularly following dispersal after the formation of the Isthmus of Panama, and coupled with the extinction of ancient endemic lineages (Webb 1976; Weir et al. 2009; Davies and Buckley 2011; Carrillo et al. 2020).</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(Davies and Buckley 2011).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(Jønsson and Fjeldså 2006; Sheldon et al. 2015). In addition, the high dispersal ability of the majority of birds’ main subclades resulted in the arrival and relictual permanence of lineages with widely different phylogenetic origins (Jønsson et al. 2007), as opposed to isolated radiations (and, therefore, lower PD), which may be more frequent in organisms with lower dispersal abilities (Inger and Voris 2001; Siler et al. 2012). High residual PD of squamates within Southeast Asia may be related to multiple waves of island colonization during intervals of low sea level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(Pianka 1981; Rabosky et al. 2007; Skinner et al. 2011; Vidal-García and Keogh 2015; Tejero-Cicuéndez et al. 2022b; Brennan et al. 2023). Finally, geographic patterns of residual PD may be partially generated by ancient evolutionary lineages that inhabit certain regions. This could be the case of dibamid reptiles in Southeast Asia (Townsend et al. 2011), palaeognath birds in Australia (Yonezawa et al. 2017), or </w:t>
      </w:r>
      <w:sdt>
        <w:sdtPr>
          <w:tag w:val="goog_rdk_21"/>
        </w:sdtPr>
        <w:sdtContent>
          <w:commentRangeStart w:id="15"/>
        </w:sdtContent>
      </w:sdt>
      <w:sdt>
        <w:sdtPr>
          <w:tag w:val="goog_rdk_22"/>
        </w:sdtPr>
        <w:sdtContent>
          <w:commentRangeStart w:id="16"/>
        </w:sdtContent>
      </w:sdt>
      <w:r w:rsidDel="00000000" w:rsidR="00000000" w:rsidRPr="00000000">
        <w:rPr>
          <w:rFonts w:ascii="Times New Roman" w:cs="Times New Roman" w:eastAsia="Times New Roman" w:hAnsi="Times New Roman"/>
          <w:rtl w:val="0"/>
        </w:rPr>
        <w:t xml:space="preserve">marsupial and xenarthran mammals in Australia and North America, respectively </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(May-Collado et al. 2015). Additionally, passerine birds—that comprise ~60% of extant avian diversity—contribute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has identified that diversity dynamics are strongly influenced by both extrinsic (e.g., the paleogeographic history) and intrinsic (e.g., ecomorphological or niche-related) factors (James and Shine 2000; Jetz and Rahbek 2002; Badgley 2010; Pyron 2014b; Menéndez et al. 2021; Jiang et al. 2023). For instance, mountainous regions (a universally recognized driver of diversity and evolutionary processes; Hoorn et al. 2010; Rahbek et al. 2019; Perrigo et al. 2020) serve multiple functions during biodiversity generation; mountains can promote speciation due to habitat heterogeneity across an elevational gradient (acting as a source of diversity, particularly in the tropics; Cadena et al. 2011; Šmíd et al. 2021), or induce dispersal barriers (e.g., Miller et al. 2008). Mountains may also generate important refugia and reserves of cold- or humid-adapted diversity during periods of climate warming and aridification (Hampe and Jump 2011; Fjeldså et al. 2012). Likewise, deserts, which have been recurrently considered sinks of diversity (i.e., regions harboring distantly related species due to a lack of within-system diversification; Crisp et al. 2009) may harbor low levels of residual PD, as our results show in Australia for squamates and North America for birds, mammals and squamates (Fig. 2). In many cases, this may reflect large radiations of certain clades adapted to the arid conditions (e.g., Wiens et al. 2013; Rabosky et al. 2014)</w:t>
      </w:r>
      <w:sdt>
        <w:sdtPr>
          <w:tag w:val="goog_rdk_23"/>
        </w:sdtPr>
        <w:sdtContent>
          <w:commentRangeStart w:id="17"/>
        </w:sdtContent>
      </w:sdt>
      <w:sdt>
        <w:sdtPr>
          <w:tag w:val="goog_rdk_24"/>
        </w:sdtPr>
        <w:sdtContent>
          <w:commentRangeStart w:id="18"/>
        </w:sdtContent>
      </w:sdt>
      <w:r w:rsidDel="00000000" w:rsidR="00000000" w:rsidRPr="00000000">
        <w:rPr>
          <w:rFonts w:ascii="Times New Roman" w:cs="Times New Roman" w:eastAsia="Times New Roman" w:hAnsi="Times New Roman"/>
          <w:rtl w:val="0"/>
        </w:rPr>
        <w:t xml:space="preserve">.</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homeotherms and poikilotherms (Buckley et al. 2012).</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the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w:t>
      </w:r>
      <w:sdt>
        <w:sdtPr>
          <w:tag w:val="goog_rdk_25"/>
        </w:sdtPr>
        <w:sdtContent>
          <w:commentRangeStart w:id="19"/>
        </w:sdtContent>
      </w:sdt>
      <w:sdt>
        <w:sdtPr>
          <w:tag w:val="goog_rdk_26"/>
        </w:sdtPr>
        <w:sdtContent>
          <w:commentRangeStart w:id="20"/>
        </w:sdtContent>
      </w:sdt>
      <w:sdt>
        <w:sdtPr>
          <w:tag w:val="goog_rdk_27"/>
        </w:sdtPr>
        <w:sdtContent>
          <w:commentRangeStart w:id="21"/>
        </w:sdtContent>
      </w:sdt>
      <w:r w:rsidDel="00000000" w:rsidR="00000000" w:rsidRPr="00000000">
        <w:rPr>
          <w:rFonts w:ascii="Times New Roman" w:cs="Times New Roman" w:eastAsia="Times New Roman" w:hAnsi="Times New Roman"/>
          <w:rtl w:val="0"/>
        </w:rPr>
        <w:t xml:space="preserve">.</w:t>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Likewise, our results show no apparent relationship between the residual PD of a region and the age of the biota within it or the pattern of lineage accumulation (Supp. Figs. 4-7), but the inclusion of fossil information would enhance our ability to investigate such a relationship. </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species-richness-hotspot and endemism strategies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 (Pimiento and Antonelli 2022).</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6"/>
      <w:bookmarkEnd w:id="6"/>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6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6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2010. Tectonics, topography, and mammalian diversity. Ecography. 33:220–231.</w:t>
      </w:r>
    </w:p>
    <w:p w:rsidR="00000000" w:rsidDel="00000000" w:rsidP="00000000" w:rsidRDefault="00000000" w:rsidRPr="00000000" w14:paraId="0000006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6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Benson R.B.J., Mannion P.D., Butler R.J., Upchurch P., Goswami A., Evans S.E. 2013. Cretaceous tetrapod fossil record sampling and faunal turnover: Implications for biogeography and the rise of modern clades. Palaeogeography, Palaeoclimatology, Palaeoecology. 372:88–107.</w:t>
      </w:r>
    </w:p>
    <w:p w:rsidR="00000000" w:rsidDel="00000000" w:rsidP="00000000" w:rsidRDefault="00000000" w:rsidRPr="00000000" w14:paraId="0000006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Claramunt S., Cracraft J. 2015. A new time tree reveals Earth history’s imprint on the evolution of modern birds. Sci. Adv. 1:e1501005.</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Futuyma D.J. 2015. Can Modern Evolutionary Theory Explain Macroevolution? In: Serrelli E., Gontier N., editors. Macroevolution: Explanation, Interpretation and Evidence. Switzerland: Springer International Publishing.</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 L.J. 2012. An Inordinate Fondness for Eukaryotic Diversity. PLoS Biology. 10:8–11.</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Harvey MG, Bravo GA, Claramunt S, Cuervo AM, Derryberry GE, Battilana J, Seeholzer GF, McKay JS, O’Meara BC, Faircloth BC, Edwards SV. 2020. The evolution of a tropical biodiversity hotspot. Science. 370(6522):1343-8.</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C.D., Shine R. 2000. Why are there so many coexisting species of lizards in Australian deserts? Oecologia. 125:127–141.</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Rahbek C. 2002. Geographic range size and determinants of avian species richness. Science. 297:1548–1551.</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Jiang K., Wang Q., Dimitrov D., Luo A., Xu X., Su X., Liu Y., Li Y., Li Y., Wang Z. 2023. Evolutionary history and global angiosperm species richness–climate relationships. Global Ecology and Biogeography. 32:1059–1072.</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sdt>
      <w:sdtPr>
        <w:tag w:val="goog_rdk_29"/>
      </w:sdtPr>
      <w:sdtContent>
        <w:p w:rsidR="00000000" w:rsidDel="00000000" w:rsidP="00000000" w:rsidRDefault="00000000" w:rsidRPr="00000000" w14:paraId="000000AE">
          <w:pPr>
            <w:widowControl w:val="0"/>
            <w:ind w:left="709" w:hanging="720"/>
            <w:jc w:val="both"/>
            <w:rPr>
              <w:ins w:author="Lizzy Steell" w:id="1" w:date="2023-08-30T21:11:3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sdt>
            <w:sdtPr>
              <w:tag w:val="goog_rdk_28"/>
            </w:sdtPr>
            <w:sdtContent>
              <w:ins w:author="Lizzy Steell" w:id="1" w:date="2023-08-30T21:11:39Z">
                <w:r w:rsidDel="00000000" w:rsidR="00000000" w:rsidRPr="00000000">
                  <w:rPr>
                    <w:rtl w:val="0"/>
                  </w:rPr>
                </w:r>
              </w:ins>
            </w:sdtContent>
          </w:sdt>
        </w:p>
      </w:sdtContent>
    </w:sdt>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sdt>
        <w:sdtPr>
          <w:tag w:val="goog_rdk_30"/>
        </w:sdtPr>
        <w:sdtContent>
          <w:ins w:author="Lizzy Steell" w:id="1" w:date="2023-08-30T21:11:39Z">
            <w:r w:rsidDel="00000000" w:rsidR="00000000" w:rsidRPr="00000000">
              <w:rPr>
                <w:rFonts w:ascii="Times New Roman" w:cs="Times New Roman" w:eastAsia="Times New Roman" w:hAnsi="Times New Roman"/>
                <w:rtl w:val="0"/>
              </w:rPr>
              <w:t xml:space="preserve">Moyle RG, Oliveros CH, Andersen MJ, Hosner PA, Benz BW, Manthey JD, Travers SL, Brown RM, Faircloth BC. 2016. Tectonic collision and uplift of Wallacea triggered the global songbird radiation. Nature Communications. 7(1):12709.</w:t>
            </w:r>
          </w:ins>
        </w:sdtContent>
      </w:sdt>
      <w:r w:rsidDel="00000000" w:rsidR="00000000" w:rsidRPr="00000000">
        <w:rPr>
          <w:rtl w:val="0"/>
        </w:rPr>
      </w:r>
    </w:p>
    <w:p w:rsidR="00000000" w:rsidDel="00000000" w:rsidP="00000000" w:rsidRDefault="00000000" w:rsidRPr="00000000" w14:paraId="000000B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sdt>
      <w:sdtPr>
        <w:tag w:val="goog_rdk_32"/>
      </w:sdtPr>
      <w:sdtContent>
        <w:p w:rsidR="00000000" w:rsidDel="00000000" w:rsidP="00000000" w:rsidRDefault="00000000" w:rsidRPr="00000000" w14:paraId="000000B1">
          <w:pPr>
            <w:widowControl w:val="0"/>
            <w:ind w:left="709" w:hanging="720"/>
            <w:jc w:val="both"/>
            <w:rPr>
              <w:ins w:author="Lizzy Steell" w:id="2" w:date="2023-08-30T21:14: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sdt>
            <w:sdtPr>
              <w:tag w:val="goog_rdk_31"/>
            </w:sdtPr>
            <w:sdtContent>
              <w:ins w:author="Lizzy Steell" w:id="2" w:date="2023-08-30T21:14:15Z">
                <w:r w:rsidDel="00000000" w:rsidR="00000000" w:rsidRPr="00000000">
                  <w:rPr>
                    <w:rtl w:val="0"/>
                  </w:rPr>
                </w:r>
              </w:ins>
            </w:sdtContent>
          </w:sdt>
        </w:p>
      </w:sdtContent>
    </w:sdt>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sdt>
        <w:sdtPr>
          <w:tag w:val="goog_rdk_33"/>
        </w:sdtPr>
        <w:sdtContent>
          <w:ins w:author="Lizzy Steell" w:id="2" w:date="2023-08-30T21:14:15Z">
            <w:r w:rsidDel="00000000" w:rsidR="00000000" w:rsidRPr="00000000">
              <w:rPr>
                <w:rFonts w:ascii="Times New Roman" w:cs="Times New Roman" w:eastAsia="Times New Roman" w:hAnsi="Times New Roman"/>
                <w:rtl w:val="0"/>
              </w:rPr>
              <w:t xml:space="preserve">Oliveros CH, Field DJ, Ksepka DT, Barker FK, Aleixo A, Andersen MJ, Alström P, Benz BW, Braun EL, Braun MJ, Bravo GA. 2019. Earth history and the passerine superradiation. Proceedings of the National Academy of Sciences. 116(16):7916-25.</w:t>
            </w:r>
          </w:ins>
        </w:sdtContent>
      </w:sdt>
      <w:r w:rsidDel="00000000" w:rsidR="00000000" w:rsidRPr="00000000">
        <w:rPr>
          <w:rtl w:val="0"/>
        </w:rPr>
      </w:r>
    </w:p>
    <w:p w:rsidR="00000000" w:rsidDel="00000000" w:rsidP="00000000" w:rsidRDefault="00000000" w:rsidRPr="00000000" w14:paraId="000000B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sdt>
      <w:sdtPr>
        <w:tag w:val="goog_rdk_35"/>
      </w:sdtPr>
      <w:sdtContent>
        <w:p w:rsidR="00000000" w:rsidDel="00000000" w:rsidP="00000000" w:rsidRDefault="00000000" w:rsidRPr="00000000" w14:paraId="000000B6">
          <w:pPr>
            <w:widowControl w:val="0"/>
            <w:ind w:left="709" w:hanging="720"/>
            <w:jc w:val="both"/>
            <w:rPr>
              <w:ins w:author="Lizzy Steell" w:id="3" w:date="2023-09-03T00:07: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sdt>
            <w:sdtPr>
              <w:tag w:val="goog_rdk_34"/>
            </w:sdtPr>
            <w:sdtContent>
              <w:ins w:author="Lizzy Steell" w:id="3" w:date="2023-09-03T00:07:22Z">
                <w:r w:rsidDel="00000000" w:rsidR="00000000" w:rsidRPr="00000000">
                  <w:rPr>
                    <w:rtl w:val="0"/>
                  </w:rPr>
                </w:r>
              </w:ins>
            </w:sdtContent>
          </w:sdt>
        </w:p>
      </w:sdtContent>
    </w:sdt>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sdt>
        <w:sdtPr>
          <w:tag w:val="goog_rdk_36"/>
        </w:sdtPr>
        <w:sdtContent>
          <w:ins w:author="Lizzy Steell" w:id="3" w:date="2023-09-03T00:07:22Z">
            <w:r w:rsidDel="00000000" w:rsidR="00000000" w:rsidRPr="00000000">
              <w:rPr>
                <w:rFonts w:ascii="Times New Roman" w:cs="Times New Roman" w:eastAsia="Times New Roman" w:hAnsi="Times New Roman"/>
                <w:rtl w:val="0"/>
              </w:rPr>
              <w:t xml:space="preserve">Pimiento, C. and Antonelli, A. 2022. Integrating deep-time palaeontology in conservation prioritisation. Frontiers in Ecology and Evolution, 10, p.959364.</w:t>
            </w:r>
          </w:ins>
        </w:sdtContent>
      </w:sdt>
      <w:r w:rsidDel="00000000" w:rsidR="00000000" w:rsidRPr="00000000">
        <w:rPr>
          <w:rtl w:val="0"/>
        </w:rPr>
      </w:r>
    </w:p>
    <w:p w:rsidR="00000000" w:rsidDel="00000000" w:rsidP="00000000" w:rsidRDefault="00000000" w:rsidRPr="00000000" w14:paraId="000000B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sdt>
      <w:sdtPr>
        <w:tag w:val="goog_rdk_39"/>
      </w:sdtPr>
      <w:sdtContent>
        <w:p w:rsidR="00000000" w:rsidDel="00000000" w:rsidP="00000000" w:rsidRDefault="00000000" w:rsidRPr="00000000" w14:paraId="000000C3">
          <w:pPr>
            <w:widowControl w:val="0"/>
            <w:spacing w:line="324" w:lineRule="auto"/>
            <w:jc w:val="both"/>
            <w:rPr>
              <w:ins w:author="HECTOR TEJERO CICUENDEZ" w:id="4" w:date="2023-08-14T11:59:11Z"/>
              <w:rFonts w:ascii="Times New Roman" w:cs="Times New Roman" w:eastAsia="Times New Roman" w:hAnsi="Times New Roman"/>
            </w:rPr>
          </w:pPr>
          <w:sdt>
            <w:sdtPr>
              <w:tag w:val="goog_rdk_38"/>
            </w:sdtPr>
            <w:sdtContent>
              <w:ins w:author="HECTOR TEJERO CICUENDEZ" w:id="4" w:date="2023-08-14T11:59:11Z">
                <w:r w:rsidDel="00000000" w:rsidR="00000000" w:rsidRPr="00000000">
                  <w:rPr>
                    <w:rFonts w:ascii="Times New Roman" w:cs="Times New Roman" w:eastAsia="Times New Roman" w:hAnsi="Times New Roman"/>
                    <w:rtl w:val="0"/>
                  </w:rPr>
                  <w:t xml:space="preserve">Ren K. 2021. rlist: A toolbox for non-tabular data manipulation. .</w:t>
                </w:r>
              </w:ins>
            </w:sdtContent>
          </w:sdt>
        </w:p>
      </w:sdtContent>
    </w:sdt>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C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sdt>
      <w:sdtPr>
        <w:tag w:val="goog_rdk_41"/>
      </w:sdtPr>
      <w:sdtContent>
        <w:p w:rsidR="00000000" w:rsidDel="00000000" w:rsidP="00000000" w:rsidRDefault="00000000" w:rsidRPr="00000000" w14:paraId="000000C7">
          <w:pPr>
            <w:widowControl w:val="0"/>
            <w:ind w:left="709" w:hanging="720"/>
            <w:jc w:val="both"/>
            <w:rPr>
              <w:ins w:author="HECTOR TEJERO CICUENDEZ" w:id="5" w:date="2023-10-18T11:39:30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sdt>
            <w:sdtPr>
              <w:tag w:val="goog_rdk_40"/>
            </w:sdtPr>
            <w:sdtContent>
              <w:ins w:author="HECTOR TEJERO CICUENDEZ" w:id="5" w:date="2023-10-18T11:39:30Z">
                <w:r w:rsidDel="00000000" w:rsidR="00000000" w:rsidRPr="00000000">
                  <w:rPr>
                    <w:rtl w:val="0"/>
                  </w:rPr>
                </w:r>
              </w:ins>
            </w:sdtContent>
          </w:sdt>
        </w:p>
      </w:sdtContent>
    </w:sdt>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sdt>
        <w:sdtPr>
          <w:tag w:val="goog_rdk_42"/>
        </w:sdtPr>
        <w:sdtContent>
          <w:ins w:author="HECTOR TEJERO CICUENDEZ" w:id="5" w:date="2023-10-18T11:39:30Z">
            <w:r w:rsidDel="00000000" w:rsidR="00000000" w:rsidRPr="00000000">
              <w:rPr>
                <w:rFonts w:ascii="Times New Roman" w:cs="Times New Roman" w:eastAsia="Times New Roman" w:hAnsi="Times New Roman"/>
                <w:rtl w:val="0"/>
              </w:rPr>
              <w:t xml:space="preserve">Rodrigues A.S.L., Brooks T.M., Gaston K.J. 2005. Integrating phylogenetic diversity in the selection of priority areas for conservation: does it make a difference? In: Purvis A., Gittleman J.L., Brooks T., editors. Phylogeny and Conservation. Cambridge University Press.</w:t>
            </w:r>
          </w:ins>
        </w:sdtContent>
      </w:sdt>
      <w:r w:rsidDel="00000000" w:rsidR="00000000" w:rsidRPr="00000000">
        <w:rPr>
          <w:rtl w:val="0"/>
        </w:rPr>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Saupe E.E. 2023. Explanations for latitudinal diversity gradients must invoke rate variation. Proceedings of the National Academy of Sciences. 120:e2306220120.</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Šmíd J., Sindaco R., Shobrak M., Busais S., Tamar K., Aghová T., Simó-Riudalbas M., Tarroso P., Geniez P., Crochet P.A., Els J., Burriel-Carranza B., Tejero-Cicuéndez H., Carranza S. 2021. Diversity patterns and evolutionary history of Arabian squamates. Journal of Biogeography. 48:1183–1199.</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2022a. Reconstructing Squamate Biogeography in Afro-Arabia Reveals the Influence of a Complex and Dynamic Geologic Past. Systematic Biology. 71:261–272.</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Tarroso P., Carranza S., Rabosky D.L. 2022b. Desert lizard diversity worldwide: Effects of environment, time, and evolutionary rate. Global Ecology and Biogeography. 31:776–790.</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E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E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E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E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E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E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F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17" w:date="2023-08-08T15:41:00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Lizzy Steell" w:id="18" w:date="2023-09-02T22:27:03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don't know of any specifics!</w:t>
      </w:r>
    </w:p>
  </w:comment>
  <w:comment w:author="anon" w:id="5" w:date="2023-10-02T13:54:0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way how to compare LTT plots statistically? I have no clue.</w:t>
      </w:r>
    </w:p>
  </w:comment>
  <w:comment w:author="HECTOR TEJERO CICUENDEZ" w:id="6" w:date="2023-10-18T16:35:35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cannot think of any...</w:t>
      </w:r>
    </w:p>
  </w:comment>
  <w:comment w:author="HECTOR TEJERO CICUENDEZ" w:id="4" w:date="2023-08-07T15:46:05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anon" w:id="15" w:date="2023-10-02T14:37:00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North American Didelphis has a part of its range also in the western US where there is the low-resPD region for mammals so the argument would not hold. I have checked and it is actually the armadillos that are only found in the east of the US and that may be responsible for the high-resPD spot there.</w:t>
      </w:r>
    </w:p>
  </w:comment>
  <w:comment w:author="HECTOR TEJERO CICUENDEZ" w:id="16" w:date="2023-10-26T14:39:01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spotted!</w:t>
      </w:r>
    </w:p>
  </w:comment>
  <w:comment w:author="Guillermo Navalón" w:id="11" w:date="2023-10-24T15:51:55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 origination of the Amazonian rainforest too?</w:t>
      </w:r>
    </w:p>
  </w:comment>
  <w:comment w:author="Guillermo Navalón" w:id="12" w:date="2023-10-24T15:53:30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rationale being that dense very productive rainforest can stimulate rapid speciation whilst many of these rainforest species might not dispersed away and stay in the local regions?</w:t>
      </w:r>
    </w:p>
  </w:comment>
  <w:comment w:author="Guillermo Navalón" w:id="13" w:date="2023-10-24T15:54:16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funny because we think of different biogeographic events depending on what clade we study jaja</w:t>
      </w:r>
    </w:p>
  </w:comment>
  <w:comment w:author="Guillermo Navalón" w:id="14" w:date="2023-10-24T15:57:24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meant expansion and recession of the Amazonia - I was reading the origin is currently believed to be dated at 55 mya XDD</w:t>
      </w:r>
    </w:p>
  </w:comment>
  <w:comment w:author="Guillermo Navalón" w:id="7" w:date="2023-10-24T15:36:25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do another figure (for the sm or the extended data figures if we are aiming for NEE) showing how different phylogenetic patterns with differing clade ages can lead to similar values of PD ?</w:t>
      </w:r>
    </w:p>
  </w:comment>
  <w:comment w:author="HECTOR TEJERO CICUENDEZ" w:id="8" w:date="2023-10-26T14:38:12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it can be interesting. I don't imagine how this figure would be. Do you have something in mind?</w:t>
      </w:r>
    </w:p>
  </w:comment>
  <w:comment w:author="anon" w:id="9" w:date="2023-10-02T14:23:00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interestingly Fritz and Rahbek (2012) had Africa in the low-residua spectrum in their results. It must be a methodological issue as they used only a taxonomic tree with all branches having equal lengths plus they only genus-level phylogeny so species rich genera were missing. I do not find it worthwhile discussing here  but I think it is an interesting finding.</w:t>
      </w:r>
    </w:p>
  </w:comment>
  <w:comment w:author="HECTOR TEJERO CICUENDEZ" w:id="10" w:date="2023-10-17T14:49:42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I hadn't realized this, it's interesting indeed</w:t>
      </w:r>
    </w:p>
  </w:comment>
  <w:comment w:author="HECTOR TEJERO CICUENDEZ" w:id="19" w:date="2023-09-05T13:59:08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here we can add a sentence about the lack of relationship with age, and how that would probably improve by including fossils.</w:t>
      </w:r>
    </w:p>
  </w:comment>
  <w:comment w:author="anon" w:id="20" w:date="2023-10-17T14:19:51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We also do not talk about the latitudinal gradient (or its lack thereof) whatsoever. Although the results are cool maybe we should consider removing that latitudinal analysis completely. I do not insist, though, just suggest.</w:t>
      </w:r>
    </w:p>
  </w:comment>
  <w:comment w:author="HECTOR TEJERO CICUENDEZ" w:id="21" w:date="2023-10-26T14:39:49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remove it, or we can just leave it there and if the reviewers want us to do something with it, let them tell us.</w:t>
      </w:r>
    </w:p>
  </w:comment>
  <w:comment w:author="Elizabeth Steell" w:id="0" w:date="2023-10-19T20:36:40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flows much better now and is really clear!</w:t>
      </w:r>
    </w:p>
  </w:comment>
  <w:comment w:author="HECTOR TEJERO CICUENDEZ" w:id="1" w:date="2023-10-20T09:09:49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HECTOR TEJERO CICUENDEZ" w:id="2" w:date="2023-10-19T10:01:33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removed the part about the local processes (habitat filtering vs. competition). I think that's an interesting dimension of PD patterns but it's true that we do not do anything with that in this paper. I think it is less confusing now (and shorter).</w:t>
      </w:r>
    </w:p>
  </w:comment>
  <w:comment w:author="Elizabeth Steell" w:id="3" w:date="2023-10-19T20:38:25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work!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1" w15:done="0"/>
  <w15:commentEx w15:paraId="00000102" w15:paraIdParent="00000101" w15:done="0"/>
  <w15:commentEx w15:paraId="00000103" w15:done="0"/>
  <w15:commentEx w15:paraId="00000104" w15:paraIdParent="00000103" w15:done="0"/>
  <w15:commentEx w15:paraId="00000105" w15:done="0"/>
  <w15:commentEx w15:paraId="00000106" w15:done="0"/>
  <w15:commentEx w15:paraId="00000107" w15:paraIdParent="00000106" w15:done="0"/>
  <w15:commentEx w15:paraId="00000108" w15:done="0"/>
  <w15:commentEx w15:paraId="00000109" w15:paraIdParent="00000108" w15:done="0"/>
  <w15:commentEx w15:paraId="0000010A" w15:paraIdParent="00000108" w15:done="0"/>
  <w15:commentEx w15:paraId="0000010B" w15:paraIdParent="00000108" w15:done="0"/>
  <w15:commentEx w15:paraId="0000010C" w15:done="0"/>
  <w15:commentEx w15:paraId="0000010D" w15:paraIdParent="0000010C" w15:done="0"/>
  <w15:commentEx w15:paraId="0000010E" w15:done="0"/>
  <w15:commentEx w15:paraId="0000010F" w15:paraIdParent="0000010E" w15:done="0"/>
  <w15:commentEx w15:paraId="00000110" w15:done="0"/>
  <w15:commentEx w15:paraId="00000111" w15:paraIdParent="00000110" w15:done="0"/>
  <w15:commentEx w15:paraId="00000112" w15:paraIdParent="00000110" w15:done="0"/>
  <w15:commentEx w15:paraId="00000113" w15:done="0"/>
  <w15:commentEx w15:paraId="00000114" w15:paraIdParent="00000113" w15:done="0"/>
  <w15:commentEx w15:paraId="00000115" w15:done="0"/>
  <w15:commentEx w15:paraId="00000116" w15:paraIdParent="000001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table" w:styleId="TableNormal9"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Revisin">
    <w:name w:val="Revision"/>
    <w:hidden w:val="1"/>
    <w:uiPriority w:val="99"/>
    <w:semiHidden w:val="1"/>
    <w:rsid w:val="005445DE"/>
  </w:style>
  <w:style w:type="character" w:styleId="Hipervnculo">
    <w:name w:val="Hyperlink"/>
    <w:basedOn w:val="Fuentedeprrafopredeter"/>
    <w:uiPriority w:val="99"/>
    <w:unhideWhenUsed w:val="1"/>
    <w:rsid w:val="003E0EED"/>
    <w:rPr>
      <w:color w:val="0563c1" w:themeColor="hyperlink"/>
      <w:u w:val="single"/>
    </w:rPr>
  </w:style>
  <w:style w:type="character" w:styleId="Mencinsinresolver">
    <w:name w:val="Unresolved Mention"/>
    <w:basedOn w:val="Fuentedeprrafopredeter"/>
    <w:uiPriority w:val="99"/>
    <w:semiHidden w:val="1"/>
    <w:unhideWhenUsed w:val="1"/>
    <w:rsid w:val="003E0EE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ata.vertlife.org/"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footer" Target="footer1.xml"/><Relationship Id="rId14" Type="http://schemas.openxmlformats.org/officeDocument/2006/relationships/image" Target="media/image5.pn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BTBmw4N784pEkD/DVlPYty7X5A==">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2023-09-27T10:19:00Z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