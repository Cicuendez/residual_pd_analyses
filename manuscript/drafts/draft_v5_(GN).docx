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Heterogeneous geographic patterns of diversity dynamics across terrestrial vertebrate</w:t>
      </w: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b w:val="1"/>
          <w:sz w:val="32"/>
          <w:szCs w:val="32"/>
          <w:rtl w:val="0"/>
        </w:rPr>
        <w:t xml:space="preserv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Héctor Tejero-Cicuéndez, Iris Menéndez, </w:t>
      </w:r>
      <w:sdt>
        <w:sdtPr>
          <w:tag w:val="goog_rdk_2"/>
        </w:sdtPr>
        <w:sdtContent>
          <w:commentRangeStart w:id="2"/>
        </w:sdtContent>
      </w:sdt>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Fernando Blanco, Elizabeth M. Steell, Guillermo Navalón</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Jiří Šmíd</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Affiliations (write them here and I’ll put the numbers later)</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Lizzy: </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w:t>
      </w:r>
      <w:sdt>
        <w:sdtPr>
          <w:tag w:val="goog_rdk_4"/>
        </w:sdtPr>
        <w:sdtContent>
          <w:ins w:author="Guillermo Navalón" w:id="0" w:date="2023-08-12T11:40:34Z">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Department of Earth Sciences, University of Cambridge, Cambridge, United Kingdom. </w:t>
            </w:r>
          </w:ins>
        </w:sdtContent>
      </w:sdt>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Title"/>
        <w:rPr>
          <w:rFonts w:ascii="Times New Roman" w:cs="Times New Roman" w:eastAsia="Times New Roman" w:hAnsi="Times New Roman"/>
        </w:rPr>
      </w:pPr>
      <w:bookmarkStart w:colFirst="0" w:colLast="0" w:name="_heading=h.1nd8mue55sl8" w:id="0"/>
      <w:bookmarkEnd w:id="0"/>
      <w:sdt>
        <w:sdtPr>
          <w:tag w:val="goog_rdk_5"/>
        </w:sdtPr>
        <w:sdtContent>
          <w:commentRangeStart w:id="4"/>
        </w:sdtContent>
      </w:sdt>
      <w:r w:rsidDel="00000000" w:rsidR="00000000" w:rsidRPr="00000000">
        <w:rPr>
          <w:rFonts w:ascii="Times New Roman" w:cs="Times New Roman" w:eastAsia="Times New Roman" w:hAnsi="Times New Roman"/>
          <w:rtl w:val="0"/>
        </w:rPr>
        <w:t xml:space="preserve">Abstract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sdt>
      <w:sdtPr>
        <w:tag w:val="goog_rdk_8"/>
      </w:sdtPr>
      <w:sdtContent>
        <w:p w:rsidR="00000000" w:rsidDel="00000000" w:rsidP="00000000" w:rsidRDefault="00000000" w:rsidRPr="00000000" w14:paraId="0000000C">
          <w:pPr>
            <w:jc w:val="both"/>
            <w:rPr>
              <w:ins w:author="Guillermo Navalón" w:id="1" w:date="2023-08-13T14:10:50Z"/>
              <w:rFonts w:ascii="Times New Roman" w:cs="Times New Roman" w:eastAsia="Times New Roman" w:hAnsi="Times New Roman"/>
            </w:rPr>
          </w:pPr>
          <w:sdt>
            <w:sdtPr>
              <w:tag w:val="goog_rdk_7"/>
            </w:sdtPr>
            <w:sdtContent>
              <w:ins w:author="Guillermo Navalón" w:id="1" w:date="2023-08-13T14:10:50Z">
                <w:r w:rsidDel="00000000" w:rsidR="00000000" w:rsidRPr="00000000">
                  <w:rPr>
                    <w:rFonts w:ascii="Times New Roman" w:cs="Times New Roman" w:eastAsia="Times New Roman" w:hAnsi="Times New Roman"/>
                    <w:rtl w:val="0"/>
                  </w:rPr>
                  <w:t xml:space="preserve">Diversity is distributed unevenly among lineages and regions and </w:t>
                </w:r>
                <w:r w:rsidDel="00000000" w:rsidR="00000000" w:rsidRPr="00000000">
                  <w:rPr>
                    <w:rFonts w:ascii="Times New Roman" w:cs="Times New Roman" w:eastAsia="Times New Roman" w:hAnsi="Times New Roman"/>
                    <w:rtl w:val="0"/>
                  </w:rPr>
                  <w:t xml:space="preserve">understanding the underlying process generating these global patterns is a key of evolutionary research. Here we use a combined approach to this central question </w:t>
                </w:r>
                <w:r w:rsidDel="00000000" w:rsidR="00000000" w:rsidRPr="00000000">
                  <w:rPr>
                    <w:rFonts w:ascii="Times New Roman" w:cs="Times New Roman" w:eastAsia="Times New Roman" w:hAnsi="Times New Roman"/>
                    <w:rtl w:val="0"/>
                  </w:rPr>
                  <w:t xml:space="preserve">characterizing</w:t>
                </w:r>
                <w:r w:rsidDel="00000000" w:rsidR="00000000" w:rsidRPr="00000000">
                  <w:rPr>
                    <w:rFonts w:ascii="Times New Roman" w:cs="Times New Roman" w:eastAsia="Times New Roman" w:hAnsi="Times New Roman"/>
                    <w:rtl w:val="0"/>
                  </w:rPr>
                  <w:t xml:space="preserve"> the global patterns of geographic diversity in four major clades of living amniotes and </w:t>
                </w:r>
                <w:r w:rsidDel="00000000" w:rsidR="00000000" w:rsidRPr="00000000">
                  <w:rPr>
                    <w:rFonts w:ascii="Times New Roman" w:cs="Times New Roman" w:eastAsia="Times New Roman" w:hAnsi="Times New Roman"/>
                    <w:rtl w:val="0"/>
                  </w:rPr>
                  <w:t xml:space="preserve">explicitly</w:t>
                </w:r>
                <w:r w:rsidDel="00000000" w:rsidR="00000000" w:rsidRPr="00000000">
                  <w:rPr>
                    <w:rFonts w:ascii="Times New Roman" w:cs="Times New Roman" w:eastAsia="Times New Roman" w:hAnsi="Times New Roman"/>
                    <w:rtl w:val="0"/>
                  </w:rPr>
                  <w:t xml:space="preserve"> incorporating their phylogenetic histories….</w:t>
                </w:r>
              </w:ins>
            </w:sdtContent>
          </w:sdt>
        </w:p>
      </w:sdtContent>
    </w:sdt>
    <w:sdt>
      <w:sdtPr>
        <w:tag w:val="goog_rdk_10"/>
      </w:sdtPr>
      <w:sdtContent>
        <w:p w:rsidR="00000000" w:rsidDel="00000000" w:rsidP="00000000" w:rsidRDefault="00000000" w:rsidRPr="00000000" w14:paraId="0000000D">
          <w:pPr>
            <w:jc w:val="both"/>
            <w:rPr>
              <w:ins w:author="Guillermo Navalón" w:id="1" w:date="2023-08-13T14:10:50Z"/>
              <w:rFonts w:ascii="Times New Roman" w:cs="Times New Roman" w:eastAsia="Times New Roman" w:hAnsi="Times New Roman"/>
            </w:rPr>
          </w:pPr>
          <w:sdt>
            <w:sdtPr>
              <w:tag w:val="goog_rdk_9"/>
            </w:sdtPr>
            <w:sdtContent>
              <w:ins w:author="Guillermo Navalón" w:id="1" w:date="2023-08-13T14:10:50Z">
                <w:r w:rsidDel="00000000" w:rsidR="00000000" w:rsidRPr="00000000">
                  <w:rPr>
                    <w:rtl w:val="0"/>
                  </w:rPr>
                </w:r>
              </w:ins>
            </w:sdtContent>
          </w:sdt>
        </w:p>
      </w:sdtContent>
    </w:sdt>
    <w:sdt>
      <w:sdtPr>
        <w:tag w:val="goog_rdk_12"/>
      </w:sdtPr>
      <w:sdtContent>
        <w:p w:rsidR="00000000" w:rsidDel="00000000" w:rsidP="00000000" w:rsidRDefault="00000000" w:rsidRPr="00000000" w14:paraId="0000000E">
          <w:pPr>
            <w:jc w:val="both"/>
            <w:rPr>
              <w:ins w:author="Guillermo Navalón" w:id="1" w:date="2023-08-13T14:10:50Z"/>
              <w:rFonts w:ascii="Times New Roman" w:cs="Times New Roman" w:eastAsia="Times New Roman" w:hAnsi="Times New Roman"/>
            </w:rPr>
          </w:pPr>
          <w:sdt>
            <w:sdtPr>
              <w:tag w:val="goog_rdk_11"/>
            </w:sdtPr>
            <w:sdtContent>
              <w:ins w:author="Guillermo Navalón" w:id="1" w:date="2023-08-13T14:10:50Z">
                <w:r w:rsidDel="00000000" w:rsidR="00000000" w:rsidRPr="00000000">
                  <w:rPr>
                    <w:rtl w:val="0"/>
                  </w:rPr>
                </w:r>
              </w:ins>
            </w:sdtContent>
          </w:sdt>
        </w:p>
      </w:sdtContent>
    </w:sdt>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Evolutionary and ecological dynamics differ across regions of Earth and across clades of the tree of life.</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Title"/>
        <w:rPr>
          <w:rFonts w:ascii="Times New Roman" w:cs="Times New Roman" w:eastAsia="Times New Roman" w:hAnsi="Times New Roman"/>
        </w:rPr>
      </w:pPr>
      <w:bookmarkStart w:colFirst="0" w:colLast="0" w:name="_heading=h.g5v54cobzuz1"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sdt>
        <w:sdtPr>
          <w:tag w:val="goog_rdk_14"/>
        </w:sdtPr>
        <w:sdtContent>
          <w:ins w:author="Guillermo Navalón" w:id="2" w:date="2023-08-12T11:05:15Z">
            <w:r w:rsidDel="00000000" w:rsidR="00000000" w:rsidRPr="00000000">
              <w:rPr>
                <w:rFonts w:ascii="Times New Roman" w:cs="Times New Roman" w:eastAsia="Times New Roman" w:hAnsi="Times New Roman"/>
                <w:rtl w:val="0"/>
              </w:rPr>
              <w:t xml:space="preserve">Understanding </w:t>
            </w:r>
          </w:ins>
        </w:sdtContent>
      </w:sdt>
      <w:sdt>
        <w:sdtPr>
          <w:tag w:val="goog_rdk_15"/>
        </w:sdtPr>
        <w:sdtContent>
          <w:del w:author="Guillermo Navalón" w:id="2" w:date="2023-08-12T11:05:15Z">
            <w:r w:rsidDel="00000000" w:rsidR="00000000" w:rsidRPr="00000000">
              <w:rPr>
                <w:rFonts w:ascii="Times New Roman" w:cs="Times New Roman" w:eastAsia="Times New Roman" w:hAnsi="Times New Roman"/>
                <w:rtl w:val="0"/>
              </w:rPr>
              <w:delText xml:space="preserve">T</w:delText>
            </w:r>
          </w:del>
        </w:sdtContent>
      </w:sdt>
      <w:sdt>
        <w:sdtPr>
          <w:tag w:val="goog_rdk_16"/>
        </w:sdtPr>
        <w:sdtContent>
          <w:ins w:author="Guillermo Navalón" w:id="2" w:date="2023-08-12T11:05:15Z">
            <w:r w:rsidDel="00000000" w:rsidR="00000000" w:rsidRPr="00000000">
              <w:rPr>
                <w:rFonts w:ascii="Times New Roman" w:cs="Times New Roman" w:eastAsia="Times New Roman" w:hAnsi="Times New Roman"/>
                <w:rtl w:val="0"/>
              </w:rPr>
              <w:t xml:space="preserve">t</w:t>
            </w:r>
          </w:ins>
        </w:sdtContent>
      </w:sdt>
      <w:r w:rsidDel="00000000" w:rsidR="00000000" w:rsidRPr="00000000">
        <w:rPr>
          <w:rFonts w:ascii="Times New Roman" w:cs="Times New Roman" w:eastAsia="Times New Roman" w:hAnsi="Times New Roman"/>
          <w:rtl w:val="0"/>
        </w:rPr>
        <w:t xml:space="preserve">he evolutionary and ecological processes underlying </w:t>
      </w:r>
      <w:sdt>
        <w:sdtPr>
          <w:tag w:val="goog_rdk_17"/>
        </w:sdtPr>
        <w:sdtContent>
          <w:del w:author="Guillermo Navalón" w:id="3" w:date="2023-08-12T10:58:04Z">
            <w:r w:rsidDel="00000000" w:rsidR="00000000" w:rsidRPr="00000000">
              <w:rPr>
                <w:rFonts w:ascii="Times New Roman" w:cs="Times New Roman" w:eastAsia="Times New Roman" w:hAnsi="Times New Roman"/>
                <w:rtl w:val="0"/>
              </w:rPr>
              <w:delText xml:space="preserve">patterns of </w:delText>
            </w:r>
          </w:del>
        </w:sdtContent>
      </w:sdt>
      <w:r w:rsidDel="00000000" w:rsidR="00000000" w:rsidRPr="00000000">
        <w:rPr>
          <w:rFonts w:ascii="Times New Roman" w:cs="Times New Roman" w:eastAsia="Times New Roman" w:hAnsi="Times New Roman"/>
          <w:rtl w:val="0"/>
        </w:rPr>
        <w:t xml:space="preserve">biodiversity </w:t>
      </w:r>
      <w:sdt>
        <w:sdtPr>
          <w:tag w:val="goog_rdk_18"/>
        </w:sdtPr>
        <w:sdtContent>
          <w:ins w:author="Guillermo Navalón" w:id="4" w:date="2023-08-12T10:58:06Z">
            <w:r w:rsidDel="00000000" w:rsidR="00000000" w:rsidRPr="00000000">
              <w:rPr>
                <w:rFonts w:ascii="Times New Roman" w:cs="Times New Roman" w:eastAsia="Times New Roman" w:hAnsi="Times New Roman"/>
                <w:rtl w:val="0"/>
              </w:rPr>
              <w:t xml:space="preserve">patterns </w:t>
            </w:r>
          </w:ins>
        </w:sdtContent>
      </w:sdt>
      <w:r w:rsidDel="00000000" w:rsidR="00000000" w:rsidRPr="00000000">
        <w:rPr>
          <w:rFonts w:ascii="Times New Roman" w:cs="Times New Roman" w:eastAsia="Times New Roman" w:hAnsi="Times New Roman"/>
          <w:rtl w:val="0"/>
        </w:rPr>
        <w:t xml:space="preserve">ha</w:t>
      </w:r>
      <w:sdt>
        <w:sdtPr>
          <w:tag w:val="goog_rdk_19"/>
        </w:sdtPr>
        <w:sdtContent>
          <w:ins w:author="Guillermo Navalón" w:id="5" w:date="2023-08-12T11:05:26Z">
            <w:r w:rsidDel="00000000" w:rsidR="00000000" w:rsidRPr="00000000">
              <w:rPr>
                <w:rFonts w:ascii="Times New Roman" w:cs="Times New Roman" w:eastAsia="Times New Roman" w:hAnsi="Times New Roman"/>
                <w:rtl w:val="0"/>
              </w:rPr>
              <w:t xml:space="preserve">s</w:t>
            </w:r>
          </w:ins>
        </w:sdtContent>
      </w:sdt>
      <w:sdt>
        <w:sdtPr>
          <w:tag w:val="goog_rdk_20"/>
        </w:sdtPr>
        <w:sdtContent>
          <w:del w:author="Guillermo Navalón" w:id="5" w:date="2023-08-12T11:05:26Z">
            <w:r w:rsidDel="00000000" w:rsidR="00000000" w:rsidRPr="00000000">
              <w:rPr>
                <w:rFonts w:ascii="Times New Roman" w:cs="Times New Roman" w:eastAsia="Times New Roman" w:hAnsi="Times New Roman"/>
                <w:rtl w:val="0"/>
              </w:rPr>
              <w:delText xml:space="preserve">ve</w:delText>
            </w:r>
          </w:del>
        </w:sdtContent>
      </w:sdt>
      <w:r w:rsidDel="00000000" w:rsidR="00000000" w:rsidRPr="00000000">
        <w:rPr>
          <w:rFonts w:ascii="Times New Roman" w:cs="Times New Roman" w:eastAsia="Times New Roman" w:hAnsi="Times New Roman"/>
          <w:rtl w:val="0"/>
        </w:rPr>
        <w:t xml:space="preserve"> always been a central </w:t>
      </w:r>
      <w:sdt>
        <w:sdtPr>
          <w:tag w:val="goog_rdk_21"/>
        </w:sdtPr>
        <w:sdtContent>
          <w:ins w:author="Guillermo Navalón" w:id="6" w:date="2023-08-12T10:58:28Z">
            <w:r w:rsidDel="00000000" w:rsidR="00000000" w:rsidRPr="00000000">
              <w:rPr>
                <w:rFonts w:ascii="Times New Roman" w:cs="Times New Roman" w:eastAsia="Times New Roman" w:hAnsi="Times New Roman"/>
                <w:rtl w:val="0"/>
              </w:rPr>
              <w:t xml:space="preserve">goal</w:t>
            </w:r>
          </w:ins>
        </w:sdtContent>
      </w:sdt>
      <w:sdt>
        <w:sdtPr>
          <w:tag w:val="goog_rdk_22"/>
        </w:sdtPr>
        <w:sdtContent>
          <w:del w:author="Guillermo Navalón" w:id="6" w:date="2023-08-12T10:58:28Z">
            <w:r w:rsidDel="00000000" w:rsidR="00000000" w:rsidRPr="00000000">
              <w:rPr>
                <w:rFonts w:ascii="Times New Roman" w:cs="Times New Roman" w:eastAsia="Times New Roman" w:hAnsi="Times New Roman"/>
                <w:rtl w:val="0"/>
              </w:rPr>
              <w:delText xml:space="preserve">subject of study</w:delText>
            </w:r>
          </w:del>
        </w:sdtContent>
      </w:sdt>
      <w:r w:rsidDel="00000000" w:rsidR="00000000" w:rsidRPr="00000000">
        <w:rPr>
          <w:rFonts w:ascii="Times New Roman" w:cs="Times New Roman" w:eastAsia="Times New Roman" w:hAnsi="Times New Roman"/>
          <w:rtl w:val="0"/>
        </w:rPr>
        <w:t xml:space="preserve"> for natural historians and evolutionary biologists (de Candolle 1859; Matthew 1915; Moore 1920; Ruthven 1920; Allee 1926; Dobzhansky 1950; Fischer 1960; MacArthur 1965; Anderson 1974). </w:t>
      </w:r>
      <w:sdt>
        <w:sdtPr>
          <w:tag w:val="goog_rdk_23"/>
        </w:sdtPr>
        <w:sdtContent>
          <w:ins w:author="Guillermo Navalón" w:id="7" w:date="2023-08-12T11:01:22Z">
            <w:r w:rsidDel="00000000" w:rsidR="00000000" w:rsidRPr="00000000">
              <w:rPr>
                <w:rFonts w:ascii="Times New Roman" w:cs="Times New Roman" w:eastAsia="Times New Roman" w:hAnsi="Times New Roman"/>
                <w:rtl w:val="0"/>
              </w:rPr>
              <w:t xml:space="preserve">In particular, </w:t>
            </w:r>
          </w:ins>
        </w:sdtContent>
      </w:sdt>
      <w:sdt>
        <w:sdtPr>
          <w:tag w:val="goog_rdk_24"/>
        </w:sdtPr>
        <w:sdtContent>
          <w:del w:author="Guillermo Navalón" w:id="7" w:date="2023-08-12T11:01:22Z">
            <w:r w:rsidDel="00000000" w:rsidR="00000000" w:rsidRPr="00000000">
              <w:rPr>
                <w:rFonts w:ascii="Times New Roman" w:cs="Times New Roman" w:eastAsia="Times New Roman" w:hAnsi="Times New Roman"/>
                <w:rtl w:val="0"/>
              </w:rPr>
              <w:delText xml:space="preserve">T</w:delText>
            </w:r>
          </w:del>
        </w:sdtContent>
      </w:sdt>
      <w:sdt>
        <w:sdtPr>
          <w:tag w:val="goog_rdk_25"/>
        </w:sdtPr>
        <w:sdtContent>
          <w:ins w:author="Guillermo Navalón" w:id="7" w:date="2023-08-12T11:01:22Z">
            <w:r w:rsidDel="00000000" w:rsidR="00000000" w:rsidRPr="00000000">
              <w:rPr>
                <w:rFonts w:ascii="Times New Roman" w:cs="Times New Roman" w:eastAsia="Times New Roman" w:hAnsi="Times New Roman"/>
                <w:rtl w:val="0"/>
              </w:rPr>
              <w:t xml:space="preserve">t</w:t>
            </w:r>
          </w:ins>
        </w:sdtContent>
      </w:sdt>
      <w:r w:rsidDel="00000000" w:rsidR="00000000" w:rsidRPr="00000000">
        <w:rPr>
          <w:rFonts w:ascii="Times New Roman" w:cs="Times New Roman" w:eastAsia="Times New Roman" w:hAnsi="Times New Roman"/>
          <w:rtl w:val="0"/>
        </w:rPr>
        <w:t xml:space="preserve">he study of global geographic patterns of species diversity has </w:t>
      </w:r>
      <w:sdt>
        <w:sdtPr>
          <w:tag w:val="goog_rdk_26"/>
        </w:sdtPr>
        <w:sdtContent>
          <w:ins w:author="Guillermo Navalón" w:id="8" w:date="2023-08-12T10:59:39Z">
            <w:r w:rsidDel="00000000" w:rsidR="00000000" w:rsidRPr="00000000">
              <w:rPr>
                <w:rFonts w:ascii="Times New Roman" w:cs="Times New Roman" w:eastAsia="Times New Roman" w:hAnsi="Times New Roman"/>
                <w:rtl w:val="0"/>
              </w:rPr>
              <w:t xml:space="preserve">occupied a prominent role in </w:t>
            </w:r>
          </w:ins>
        </w:sdtContent>
      </w:sdt>
      <w:sdt>
        <w:sdtPr>
          <w:tag w:val="goog_rdk_27"/>
        </w:sdtPr>
        <w:sdtContent>
          <w:del w:author="Guillermo Navalón" w:id="8" w:date="2023-08-12T10:59:39Z">
            <w:r w:rsidDel="00000000" w:rsidR="00000000" w:rsidRPr="00000000">
              <w:rPr>
                <w:rFonts w:ascii="Times New Roman" w:cs="Times New Roman" w:eastAsia="Times New Roman" w:hAnsi="Times New Roman"/>
                <w:rtl w:val="0"/>
              </w:rPr>
              <w:delText xml:space="preserve">led t</w:delText>
            </w:r>
          </w:del>
        </w:sdtContent>
      </w:sdt>
      <w:sdt>
        <w:sdtPr>
          <w:tag w:val="goog_rdk_28"/>
        </w:sdtPr>
        <w:sdtContent>
          <w:del w:author="Guillermo Navalón" w:id="9" w:date="2023-08-12T10:59:47Z">
            <w:r w:rsidDel="00000000" w:rsidR="00000000" w:rsidRPr="00000000">
              <w:rPr>
                <w:rFonts w:ascii="Times New Roman" w:cs="Times New Roman" w:eastAsia="Times New Roman" w:hAnsi="Times New Roman"/>
                <w:rtl w:val="0"/>
              </w:rPr>
              <w:delText xml:space="preserve">he</w:delText>
            </w:r>
          </w:del>
        </w:sdtContent>
      </w:sdt>
      <w:r w:rsidDel="00000000" w:rsidR="00000000" w:rsidRPr="00000000">
        <w:rPr>
          <w:rFonts w:ascii="Times New Roman" w:cs="Times New Roman" w:eastAsia="Times New Roman" w:hAnsi="Times New Roman"/>
          <w:rtl w:val="0"/>
        </w:rPr>
        <w:t xml:space="preserve"> macroecological discussion from the very beginning of evolutionary biology as a discipline</w:t>
      </w:r>
      <w:sdt>
        <w:sdtPr>
          <w:tag w:val="goog_rdk_29"/>
        </w:sdtPr>
        <w:sdtContent>
          <w:del w:author="Guillermo Navalón" w:id="10" w:date="2023-08-12T11:00:56Z">
            <w:r w:rsidDel="00000000" w:rsidR="00000000" w:rsidRPr="00000000">
              <w:rPr>
                <w:rFonts w:ascii="Times New Roman" w:cs="Times New Roman" w:eastAsia="Times New Roman" w:hAnsi="Times New Roman"/>
                <w:rtl w:val="0"/>
              </w:rPr>
              <w:delText xml:space="preserve">, being among the major topics in the works that</w:delText>
            </w:r>
          </w:del>
        </w:sdtContent>
      </w:sdt>
      <w:r w:rsidDel="00000000" w:rsidR="00000000" w:rsidRPr="00000000">
        <w:rPr>
          <w:rFonts w:ascii="Times New Roman" w:cs="Times New Roman" w:eastAsia="Times New Roman" w:hAnsi="Times New Roman"/>
          <w:rtl w:val="0"/>
        </w:rPr>
        <w:t xml:space="preserve"> pav</w:t>
      </w:r>
      <w:sdt>
        <w:sdtPr>
          <w:tag w:val="goog_rdk_30"/>
        </w:sdtPr>
        <w:sdtContent>
          <w:ins w:author="Guillermo Navalón" w:id="11" w:date="2023-08-12T11:00:59Z">
            <w:r w:rsidDel="00000000" w:rsidR="00000000" w:rsidRPr="00000000">
              <w:rPr>
                <w:rFonts w:ascii="Times New Roman" w:cs="Times New Roman" w:eastAsia="Times New Roman" w:hAnsi="Times New Roman"/>
                <w:rtl w:val="0"/>
              </w:rPr>
              <w:t xml:space="preserve">ing </w:t>
            </w:r>
          </w:ins>
        </w:sdtContent>
      </w:sdt>
      <w:sdt>
        <w:sdtPr>
          <w:tag w:val="goog_rdk_31"/>
        </w:sdtPr>
        <w:sdtContent>
          <w:del w:author="Guillermo Navalón" w:id="11" w:date="2023-08-12T11:00:59Z">
            <w:r w:rsidDel="00000000" w:rsidR="00000000" w:rsidRPr="00000000">
              <w:rPr>
                <w:rFonts w:ascii="Times New Roman" w:cs="Times New Roman" w:eastAsia="Times New Roman" w:hAnsi="Times New Roman"/>
                <w:rtl w:val="0"/>
              </w:rPr>
              <w:delText xml:space="preserve">ed </w:delText>
            </w:r>
          </w:del>
        </w:sdtContent>
      </w:sdt>
      <w:sdt>
        <w:sdtPr>
          <w:tag w:val="goog_rdk_32"/>
        </w:sdtPr>
        <w:sdtContent>
          <w:ins w:author="Guillermo Navalón" w:id="11" w:date="2023-08-12T11:00:59Z">
            <w:r w:rsidDel="00000000" w:rsidR="00000000" w:rsidRPr="00000000">
              <w:rPr>
                <w:rFonts w:ascii="Times New Roman" w:cs="Times New Roman" w:eastAsia="Times New Roman" w:hAnsi="Times New Roman"/>
                <w:rtl w:val="0"/>
              </w:rPr>
              <w:t xml:space="preserve">its </w:t>
            </w:r>
          </w:ins>
        </w:sdtContent>
      </w:sdt>
      <w:sdt>
        <w:sdtPr>
          <w:tag w:val="goog_rdk_33"/>
        </w:sdtPr>
        <w:sdtContent>
          <w:del w:author="Guillermo Navalón" w:id="11" w:date="2023-08-12T11:00:59Z">
            <w:r w:rsidDel="00000000" w:rsidR="00000000" w:rsidRPr="00000000">
              <w:rPr>
                <w:rFonts w:ascii="Times New Roman" w:cs="Times New Roman" w:eastAsia="Times New Roman" w:hAnsi="Times New Roman"/>
                <w:rtl w:val="0"/>
              </w:rPr>
              <w:delText xml:space="preserve">the</w:delText>
            </w:r>
          </w:del>
        </w:sdtContent>
      </w:sdt>
      <w:r w:rsidDel="00000000" w:rsidR="00000000" w:rsidRPr="00000000">
        <w:rPr>
          <w:rFonts w:ascii="Times New Roman" w:cs="Times New Roman" w:eastAsia="Times New Roman" w:hAnsi="Times New Roman"/>
          <w:rtl w:val="0"/>
        </w:rPr>
        <w:t xml:space="preserve"> way </w:t>
      </w:r>
      <w:sdt>
        <w:sdtPr>
          <w:tag w:val="goog_rdk_34"/>
        </w:sdtPr>
        <w:sdtContent>
          <w:ins w:author="Guillermo Navalón" w:id="12" w:date="2023-08-12T11:01:04Z">
            <w:r w:rsidDel="00000000" w:rsidR="00000000" w:rsidRPr="00000000">
              <w:rPr>
                <w:rFonts w:ascii="Times New Roman" w:cs="Times New Roman" w:eastAsia="Times New Roman" w:hAnsi="Times New Roman"/>
                <w:rtl w:val="0"/>
              </w:rPr>
              <w:t xml:space="preserve">to</w:t>
            </w:r>
          </w:ins>
        </w:sdtContent>
      </w:sdt>
      <w:sdt>
        <w:sdtPr>
          <w:tag w:val="goog_rdk_35"/>
        </w:sdtPr>
        <w:sdtContent>
          <w:del w:author="Guillermo Navalón" w:id="12" w:date="2023-08-12T11:01:04Z">
            <w:r w:rsidDel="00000000" w:rsidR="00000000" w:rsidRPr="00000000">
              <w:rPr>
                <w:rFonts w:ascii="Times New Roman" w:cs="Times New Roman" w:eastAsia="Times New Roman" w:hAnsi="Times New Roman"/>
                <w:rtl w:val="0"/>
              </w:rPr>
              <w:delText xml:space="preserve">for</w:delText>
            </w:r>
          </w:del>
        </w:sdtContent>
      </w:sdt>
      <w:r w:rsidDel="00000000" w:rsidR="00000000" w:rsidRPr="00000000">
        <w:rPr>
          <w:rFonts w:ascii="Times New Roman" w:cs="Times New Roman" w:eastAsia="Times New Roman" w:hAnsi="Times New Roman"/>
          <w:rtl w:val="0"/>
        </w:rPr>
        <w:t xml:space="preserve"> </w:t>
      </w:r>
      <w:sdt>
        <w:sdtPr>
          <w:tag w:val="goog_rdk_36"/>
        </w:sdtPr>
        <w:sdtContent>
          <w:del w:author="Guillermo Navalón" w:id="13" w:date="2023-08-12T11:01:08Z">
            <w:r w:rsidDel="00000000" w:rsidR="00000000" w:rsidRPr="00000000">
              <w:rPr>
                <w:rFonts w:ascii="Times New Roman" w:cs="Times New Roman" w:eastAsia="Times New Roman" w:hAnsi="Times New Roman"/>
                <w:rtl w:val="0"/>
              </w:rPr>
              <w:delText xml:space="preserve">the </w:delText>
            </w:r>
          </w:del>
        </w:sdtContent>
      </w:sdt>
      <w:r w:rsidDel="00000000" w:rsidR="00000000" w:rsidRPr="00000000">
        <w:rPr>
          <w:rFonts w:ascii="Times New Roman" w:cs="Times New Roman" w:eastAsia="Times New Roman" w:hAnsi="Times New Roman"/>
          <w:rtl w:val="0"/>
        </w:rPr>
        <w:t xml:space="preserve">modern evolutionary theory (</w:t>
      </w:r>
      <w:sdt>
        <w:sdtPr>
          <w:tag w:val="goog_rdk_37"/>
        </w:sdtPr>
        <w:sdtContent>
          <w:commentRangeStart w:id="5"/>
        </w:sdtContent>
      </w:sdt>
      <w:r w:rsidDel="00000000" w:rsidR="00000000" w:rsidRPr="00000000">
        <w:rPr>
          <w:rFonts w:ascii="Times New Roman" w:cs="Times New Roman" w:eastAsia="Times New Roman" w:hAnsi="Times New Roman"/>
          <w:rtl w:val="0"/>
        </w:rPr>
        <w:t xml:space="preserve">Humboldt and Bonpland 1807</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Darwin 1859; Wallace 1876). </w:t>
      </w:r>
      <w:sdt>
        <w:sdtPr>
          <w:tag w:val="goog_rdk_38"/>
        </w:sdtPr>
        <w:sdtContent>
          <w:commentRangeStart w:id="6"/>
        </w:sdtContent>
      </w:sdt>
      <w:sdt>
        <w:sdtPr>
          <w:tag w:val="goog_rdk_39"/>
        </w:sdtPr>
        <w:sdtContent>
          <w:commentRangeStart w:id="7"/>
        </w:sdtContent>
      </w:sdt>
      <w:r w:rsidDel="00000000" w:rsidR="00000000" w:rsidRPr="00000000">
        <w:rPr>
          <w:rFonts w:ascii="Times New Roman" w:cs="Times New Roman" w:eastAsia="Times New Roman" w:hAnsi="Times New Roman"/>
          <w:rtl w:val="0"/>
        </w:rPr>
        <w:t xml:space="preserve">The biodiversity levels </w:t>
      </w:r>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in a given </w:t>
      </w:r>
      <w:sdt>
        <w:sdtPr>
          <w:tag w:val="goog_rdk_40"/>
        </w:sdtPr>
        <w:sdtContent>
          <w:ins w:author="Guillermo Navalón" w:id="14" w:date="2023-08-12T11:10:50Z">
            <w:r w:rsidDel="00000000" w:rsidR="00000000" w:rsidRPr="00000000">
              <w:rPr>
                <w:rFonts w:ascii="Times New Roman" w:cs="Times New Roman" w:eastAsia="Times New Roman" w:hAnsi="Times New Roman"/>
                <w:rtl w:val="0"/>
              </w:rPr>
              <w:t xml:space="preserve">geographic </w:t>
            </w:r>
          </w:ins>
        </w:sdtContent>
      </w:sdt>
      <w:r w:rsidDel="00000000" w:rsidR="00000000" w:rsidRPr="00000000">
        <w:rPr>
          <w:rFonts w:ascii="Times New Roman" w:cs="Times New Roman" w:eastAsia="Times New Roman" w:hAnsi="Times New Roman"/>
          <w:rtl w:val="0"/>
        </w:rPr>
        <w:t xml:space="preserve">area are ultimately determined by three fundamental processes: lineage origination (generally represented by speciation in macroevolutionary studies of extant taxa), extinction, and dispersal (Ricklefs 2004; Mittelbach et al. 2007; Wiens 2011). These</w:t>
      </w:r>
      <w:sdt>
        <w:sdtPr>
          <w:tag w:val="goog_rdk_41"/>
        </w:sdtPr>
        <w:sdtContent>
          <w:ins w:author="Guillermo Navalón" w:id="15" w:date="2023-08-12T11:11:14Z">
            <w:r w:rsidDel="00000000" w:rsidR="00000000" w:rsidRPr="00000000">
              <w:rPr>
                <w:rFonts w:ascii="Times New Roman" w:cs="Times New Roman" w:eastAsia="Times New Roman" w:hAnsi="Times New Roman"/>
                <w:rtl w:val="0"/>
              </w:rPr>
              <w:t xml:space="preserve"> three</w:t>
            </w:r>
          </w:ins>
        </w:sdtContent>
      </w:sdt>
      <w:r w:rsidDel="00000000" w:rsidR="00000000" w:rsidRPr="00000000">
        <w:rPr>
          <w:rFonts w:ascii="Times New Roman" w:cs="Times New Roman" w:eastAsia="Times New Roman" w:hAnsi="Times New Roman"/>
          <w:rtl w:val="0"/>
        </w:rPr>
        <w:t xml:space="preserve"> </w:t>
      </w:r>
      <w:sdt>
        <w:sdtPr>
          <w:tag w:val="goog_rdk_42"/>
        </w:sdtPr>
        <w:sdtContent>
          <w:ins w:author="Guillermo Navalón" w:id="16" w:date="2023-08-12T11:09:24Z">
            <w:r w:rsidDel="00000000" w:rsidR="00000000" w:rsidRPr="00000000">
              <w:rPr>
                <w:rFonts w:ascii="Times New Roman" w:cs="Times New Roman" w:eastAsia="Times New Roman" w:hAnsi="Times New Roman"/>
                <w:rtl w:val="0"/>
              </w:rPr>
              <w:t xml:space="preserve">basic generative </w:t>
            </w:r>
          </w:ins>
        </w:sdtContent>
      </w:sdt>
      <w:r w:rsidDel="00000000" w:rsidR="00000000" w:rsidRPr="00000000">
        <w:rPr>
          <w:rFonts w:ascii="Times New Roman" w:cs="Times New Roman" w:eastAsia="Times New Roman" w:hAnsi="Times New Roman"/>
          <w:rtl w:val="0"/>
        </w:rPr>
        <w:t xml:space="preserve">processes, and </w:t>
      </w:r>
      <w:sdt>
        <w:sdtPr>
          <w:tag w:val="goog_rdk_43"/>
        </w:sdtPr>
        <w:sdtContent>
          <w:ins w:author="Guillermo Navalón" w:id="17" w:date="2023-08-12T11:03:56Z">
            <w:r w:rsidDel="00000000" w:rsidR="00000000" w:rsidRPr="00000000">
              <w:rPr>
                <w:rFonts w:ascii="Times New Roman" w:cs="Times New Roman" w:eastAsia="Times New Roman" w:hAnsi="Times New Roman"/>
                <w:rtl w:val="0"/>
              </w:rPr>
              <w:t xml:space="preserve">ultimately,</w:t>
            </w:r>
          </w:ins>
        </w:sdtContent>
      </w:sdt>
      <w:sdt>
        <w:sdtPr>
          <w:tag w:val="goog_rdk_44"/>
        </w:sdtPr>
        <w:sdtContent>
          <w:del w:author="Guillermo Navalón" w:id="17" w:date="2023-08-12T11:03:56Z">
            <w:r w:rsidDel="00000000" w:rsidR="00000000" w:rsidRPr="00000000">
              <w:rPr>
                <w:rFonts w:ascii="Times New Roman" w:cs="Times New Roman" w:eastAsia="Times New Roman" w:hAnsi="Times New Roman"/>
                <w:rtl w:val="0"/>
              </w:rPr>
              <w:delText xml:space="preserve">therefore</w:delText>
            </w:r>
          </w:del>
        </w:sdtContent>
      </w:sdt>
      <w:r w:rsidDel="00000000" w:rsidR="00000000" w:rsidRPr="00000000">
        <w:rPr>
          <w:rFonts w:ascii="Times New Roman" w:cs="Times New Roman" w:eastAsia="Times New Roman" w:hAnsi="Times New Roman"/>
          <w:rtl w:val="0"/>
        </w:rPr>
        <w:t xml:space="preserve"> the differences in</w:t>
      </w:r>
      <w:sdt>
        <w:sdtPr>
          <w:tag w:val="goog_rdk_45"/>
        </w:sdtPr>
        <w:sdtContent>
          <w:ins w:author="Guillermo Navalón" w:id="18" w:date="2023-08-12T11:03:33Z">
            <w:r w:rsidDel="00000000" w:rsidR="00000000" w:rsidRPr="00000000">
              <w:rPr>
                <w:rFonts w:ascii="Times New Roman" w:cs="Times New Roman" w:eastAsia="Times New Roman" w:hAnsi="Times New Roman"/>
                <w:rtl w:val="0"/>
              </w:rPr>
              <w:t xml:space="preserve"> species</w:t>
            </w:r>
          </w:ins>
        </w:sdtContent>
      </w:sdt>
      <w:r w:rsidDel="00000000" w:rsidR="00000000" w:rsidRPr="00000000">
        <w:rPr>
          <w:rFonts w:ascii="Times New Roman" w:cs="Times New Roman" w:eastAsia="Times New Roman" w:hAnsi="Times New Roman"/>
          <w:rtl w:val="0"/>
        </w:rPr>
        <w:t xml:space="preserve"> richness across geographic and phylogenetic contexts, might be </w:t>
      </w:r>
      <w:sdt>
        <w:sdtPr>
          <w:tag w:val="goog_rdk_46"/>
        </w:sdtPr>
        <w:sdtContent>
          <w:ins w:author="Guillermo Navalón" w:id="19" w:date="2023-08-12T11:09:10Z">
            <w:r w:rsidDel="00000000" w:rsidR="00000000" w:rsidRPr="00000000">
              <w:rPr>
                <w:rFonts w:ascii="Times New Roman" w:cs="Times New Roman" w:eastAsia="Times New Roman" w:hAnsi="Times New Roman"/>
                <w:rtl w:val="0"/>
              </w:rPr>
              <w:t xml:space="preserve">mediated by </w:t>
            </w:r>
          </w:ins>
        </w:sdtContent>
      </w:sdt>
      <w:sdt>
        <w:sdtPr>
          <w:tag w:val="goog_rdk_47"/>
        </w:sdtPr>
        <w:sdtContent>
          <w:del w:author="Guillermo Navalón" w:id="19" w:date="2023-08-12T11:09:10Z">
            <w:r w:rsidDel="00000000" w:rsidR="00000000" w:rsidRPr="00000000">
              <w:rPr>
                <w:rFonts w:ascii="Times New Roman" w:cs="Times New Roman" w:eastAsia="Times New Roman" w:hAnsi="Times New Roman"/>
                <w:rtl w:val="0"/>
              </w:rPr>
              <w:delText xml:space="preserve">subjected to</w:delText>
            </w:r>
          </w:del>
        </w:sdtContent>
      </w:sdt>
      <w:r w:rsidDel="00000000" w:rsidR="00000000" w:rsidRPr="00000000">
        <w:rPr>
          <w:rFonts w:ascii="Times New Roman" w:cs="Times New Roman" w:eastAsia="Times New Roman" w:hAnsi="Times New Roman"/>
          <w:rtl w:val="0"/>
        </w:rPr>
        <w:t xml:space="preserve"> </w:t>
      </w:r>
      <w:sdt>
        <w:sdtPr>
          <w:tag w:val="goog_rdk_48"/>
        </w:sdtPr>
        <w:sdtContent>
          <w:ins w:author="Guillermo Navalón" w:id="20" w:date="2023-08-12T11:08:24Z">
            <w:r w:rsidDel="00000000" w:rsidR="00000000" w:rsidRPr="00000000">
              <w:rPr>
                <w:rFonts w:ascii="Times New Roman" w:cs="Times New Roman" w:eastAsia="Times New Roman" w:hAnsi="Times New Roman"/>
                <w:rtl w:val="0"/>
              </w:rPr>
              <w:t xml:space="preserve">variations in </w:t>
            </w:r>
          </w:ins>
        </w:sdtContent>
      </w:sdt>
      <w:r w:rsidDel="00000000" w:rsidR="00000000" w:rsidRPr="00000000">
        <w:rPr>
          <w:rFonts w:ascii="Times New Roman" w:cs="Times New Roman" w:eastAsia="Times New Roman" w:hAnsi="Times New Roman"/>
          <w:rtl w:val="0"/>
        </w:rPr>
        <w:t xml:space="preserve">multiple biotic and abiotic factors operating at regional and local scales (Ricklefs 1987, 2006; Rabosky 2009), such as ecological interactions (Schemske et al. 2009), evolutionary time (Wallace 1878; Stephens and Wiens 2003), </w:t>
      </w:r>
      <w:sdt>
        <w:sdtPr>
          <w:tag w:val="goog_rdk_49"/>
        </w:sdtPr>
        <w:sdtContent>
          <w:commentRangeStart w:id="8"/>
        </w:sdtContent>
      </w:sdt>
      <w:r w:rsidDel="00000000" w:rsidR="00000000" w:rsidRPr="00000000">
        <w:rPr>
          <w:rFonts w:ascii="Times New Roman" w:cs="Times New Roman" w:eastAsia="Times New Roman" w:hAnsi="Times New Roman"/>
          <w:rtl w:val="0"/>
        </w:rPr>
        <w:t xml:space="preserve">ecomorphological</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dynamics (Heard and Hauser 1995; Freeman et al. 2022), environmental conditions (Currie et al. 2004; Allen et al. 2006), climatic trends (Thompson et al. 2023), or topography and plate tectonics (Hoorn et al. 2010; Badgley et al. 2017; Tejero-Cicuéndez et al. 2022). </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sdt>
      <w:sdtPr>
        <w:tag w:val="goog_rdk_77"/>
      </w:sdtPr>
      <w:sdtContent>
        <w:p w:rsidR="00000000" w:rsidDel="00000000" w:rsidP="00000000" w:rsidRDefault="00000000" w:rsidRPr="00000000" w14:paraId="00000015">
          <w:pPr>
            <w:jc w:val="both"/>
            <w:rPr>
              <w:ins w:author="Guillermo Navalón" w:id="34" w:date="2023-08-12T11:50:22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what is known as spatial phylogenetics (Earl et al. 2021; Mishler 2023) has fostered the advancement of our understanding of macroecological dynamics by </w:t>
          </w:r>
          <w:sdt>
            <w:sdtPr>
              <w:tag w:val="goog_rdk_50"/>
            </w:sdtPr>
            <w:sdtContent>
              <w:ins w:author="Guillermo Navalón" w:id="21" w:date="2023-08-12T11:17:03Z">
                <w:r w:rsidDel="00000000" w:rsidR="00000000" w:rsidRPr="00000000">
                  <w:rPr>
                    <w:rFonts w:ascii="Times New Roman" w:cs="Times New Roman" w:eastAsia="Times New Roman" w:hAnsi="Times New Roman"/>
                    <w:rtl w:val="0"/>
                  </w:rPr>
                  <w:t xml:space="preserve">combining </w:t>
                </w:r>
              </w:ins>
            </w:sdtContent>
          </w:sdt>
          <w:sdt>
            <w:sdtPr>
              <w:tag w:val="goog_rdk_51"/>
            </w:sdtPr>
            <w:sdtContent>
              <w:del w:author="Guillermo Navalón" w:id="21" w:date="2023-08-12T11:17:03Z">
                <w:r w:rsidDel="00000000" w:rsidR="00000000" w:rsidRPr="00000000">
                  <w:rPr>
                    <w:rFonts w:ascii="Times New Roman" w:cs="Times New Roman" w:eastAsia="Times New Roman" w:hAnsi="Times New Roman"/>
                    <w:rtl w:val="0"/>
                  </w:rPr>
                  <w:delText xml:space="preserve">integrating the </w:delText>
                </w:r>
              </w:del>
            </w:sdtContent>
          </w:sdt>
          <w:r w:rsidDel="00000000" w:rsidR="00000000" w:rsidRPr="00000000">
            <w:rPr>
              <w:rFonts w:ascii="Times New Roman" w:cs="Times New Roman" w:eastAsia="Times New Roman" w:hAnsi="Times New Roman"/>
              <w:rtl w:val="0"/>
            </w:rPr>
            <w:t xml:space="preserve">phylogenetic </w:t>
          </w:r>
          <w:sdt>
            <w:sdtPr>
              <w:tag w:val="goog_rdk_52"/>
            </w:sdtPr>
            <w:sdtContent>
              <w:ins w:author="Guillermo Navalón" w:id="22" w:date="2023-08-12T11:16:58Z">
                <w:r w:rsidDel="00000000" w:rsidR="00000000" w:rsidRPr="00000000">
                  <w:rPr>
                    <w:rFonts w:ascii="Times New Roman" w:cs="Times New Roman" w:eastAsia="Times New Roman" w:hAnsi="Times New Roman"/>
                    <w:rtl w:val="0"/>
                  </w:rPr>
                  <w:t xml:space="preserve">relatedness</w:t>
                </w:r>
              </w:ins>
            </w:sdtContent>
          </w:sdt>
          <w:sdt>
            <w:sdtPr>
              <w:tag w:val="goog_rdk_53"/>
            </w:sdtPr>
            <w:sdtContent>
              <w:del w:author="Guillermo Navalón" w:id="22" w:date="2023-08-12T11:16:58Z">
                <w:r w:rsidDel="00000000" w:rsidR="00000000" w:rsidRPr="00000000">
                  <w:rPr>
                    <w:rFonts w:ascii="Times New Roman" w:cs="Times New Roman" w:eastAsia="Times New Roman" w:hAnsi="Times New Roman"/>
                    <w:rtl w:val="0"/>
                  </w:rPr>
                  <w:delText xml:space="preserve">component </w:delText>
                </w:r>
              </w:del>
            </w:sdtContent>
          </w:sdt>
          <w:sdt>
            <w:sdtPr>
              <w:tag w:val="goog_rdk_54"/>
            </w:sdtPr>
            <w:sdtContent>
              <w:ins w:author="Guillermo Navalón" w:id="22" w:date="2023-08-12T11:16:58Z">
                <w:r w:rsidDel="00000000" w:rsidR="00000000" w:rsidRPr="00000000">
                  <w:rPr>
                    <w:rFonts w:ascii="Times New Roman" w:cs="Times New Roman" w:eastAsia="Times New Roman" w:hAnsi="Times New Roman"/>
                    <w:rtl w:val="0"/>
                  </w:rPr>
                  <w:t xml:space="preserve"> with </w:t>
                </w:r>
              </w:ins>
            </w:sdtContent>
          </w:sdt>
          <w:sdt>
            <w:sdtPr>
              <w:tag w:val="goog_rdk_55"/>
            </w:sdtPr>
            <w:sdtContent>
              <w:del w:author="Guillermo Navalón" w:id="22" w:date="2023-08-12T11:16:58Z">
                <w:r w:rsidDel="00000000" w:rsidR="00000000" w:rsidRPr="00000000">
                  <w:rPr>
                    <w:rFonts w:ascii="Times New Roman" w:cs="Times New Roman" w:eastAsia="Times New Roman" w:hAnsi="Times New Roman"/>
                    <w:rtl w:val="0"/>
                  </w:rPr>
                  <w:delText xml:space="preserve">into </w:delText>
                </w:r>
              </w:del>
            </w:sdtContent>
          </w:sdt>
          <w:r w:rsidDel="00000000" w:rsidR="00000000" w:rsidRPr="00000000">
            <w:rPr>
              <w:rFonts w:ascii="Times New Roman" w:cs="Times New Roman" w:eastAsia="Times New Roman" w:hAnsi="Times New Roman"/>
              <w:rtl w:val="0"/>
            </w:rPr>
            <w:t xml:space="preserve">the study of geographic biodiversity patterns. Specifically, the use of phylogeny-based metrics of biodiversity such as phylogenetic diversity (PD) allows for the investigation of the relatedness of </w:t>
          </w:r>
          <w:sdt>
            <w:sdtPr>
              <w:tag w:val="goog_rdk_56"/>
            </w:sdtPr>
            <w:sdtContent>
              <w:ins w:author="Guillermo Navalón" w:id="23" w:date="2023-08-12T11:19:48Z">
                <w:r w:rsidDel="00000000" w:rsidR="00000000" w:rsidRPr="00000000">
                  <w:rPr>
                    <w:rFonts w:ascii="Times New Roman" w:cs="Times New Roman" w:eastAsia="Times New Roman" w:hAnsi="Times New Roman"/>
                    <w:rtl w:val="0"/>
                  </w:rPr>
                  <w:t xml:space="preserve">species </w:t>
                </w:r>
              </w:ins>
            </w:sdtContent>
          </w:sdt>
          <w:sdt>
            <w:sdtPr>
              <w:tag w:val="goog_rdk_57"/>
            </w:sdtPr>
            <w:sdtContent>
              <w:del w:author="Guillermo Navalón" w:id="23" w:date="2023-08-12T11:19:48Z">
                <w:r w:rsidDel="00000000" w:rsidR="00000000" w:rsidRPr="00000000">
                  <w:rPr>
                    <w:rFonts w:ascii="Times New Roman" w:cs="Times New Roman" w:eastAsia="Times New Roman" w:hAnsi="Times New Roman"/>
                    <w:rtl w:val="0"/>
                  </w:rPr>
                  <w:delText xml:space="preserve">biodiversity </w:delText>
                </w:r>
              </w:del>
            </w:sdtContent>
          </w:sdt>
          <w:sdt>
            <w:sdtPr>
              <w:tag w:val="goog_rdk_58"/>
            </w:sdtPr>
            <w:sdtContent>
              <w:ins w:author="Guillermo Navalón" w:id="23" w:date="2023-08-12T11:19:48Z">
                <w:r w:rsidDel="00000000" w:rsidR="00000000" w:rsidRPr="00000000">
                  <w:rPr>
                    <w:rFonts w:ascii="Times New Roman" w:cs="Times New Roman" w:eastAsia="Times New Roman" w:hAnsi="Times New Roman"/>
                    <w:rtl w:val="0"/>
                  </w:rPr>
                  <w:t xml:space="preserve"> inhabit a given geographic area </w:t>
                </w:r>
              </w:ins>
              <w:sdt>
                <w:sdtPr>
                  <w:tag w:val="goog_rdk_59"/>
                </w:sdtPr>
                <w:sdtContent>
                  <w:commentRangeStart w:id="9"/>
                </w:sdtContent>
              </w:sdt>
              <w:ins w:author="Guillermo Navalón" w:id="23" w:date="2023-08-12T11:19:48Z">
                <w:sdt>
                  <w:sdtPr>
                    <w:tag w:val="goog_rdk_60"/>
                  </w:sdtPr>
                  <w:sdtContent>
                    <w:commentRangeStart w:id="10"/>
                  </w:sdtContent>
                </w:sdt>
                <w:r w:rsidDel="00000000" w:rsidR="00000000" w:rsidRPr="00000000">
                  <w:rPr>
                    <w:rFonts w:ascii="Times New Roman" w:cs="Times New Roman" w:eastAsia="Times New Roman" w:hAnsi="Times New Roman"/>
                    <w:rtl w:val="0"/>
                  </w:rPr>
                  <w:t xml:space="preserve">and </w:t>
                </w:r>
              </w:ins>
            </w:sdtContent>
          </w:sdt>
          <w:r w:rsidDel="00000000" w:rsidR="00000000" w:rsidRPr="00000000">
            <w:rPr>
              <w:rFonts w:ascii="Times New Roman" w:cs="Times New Roman" w:eastAsia="Times New Roman" w:hAnsi="Times New Roman"/>
              <w:rtl w:val="0"/>
            </w:rPr>
            <w:t xml:space="preserve">across geographic scales</w:t>
          </w:r>
          <w:sdt>
            <w:sdtPr>
              <w:tag w:val="goog_rdk_61"/>
            </w:sdtPr>
            <w:sdtContent>
              <w:ins w:author="Guillermo Navalón" w:id="24" w:date="2023-08-12T11:21:41Z">
                <w:commentRangeEnd w:id="9"/>
                <w:r w:rsidDel="00000000" w:rsidR="00000000" w:rsidRPr="00000000">
                  <w:commentReference w:id="9"/>
                </w:r>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 such as that  </w:t>
                </w:r>
              </w:ins>
            </w:sdtContent>
          </w:sdt>
          <w:sdt>
            <w:sdtPr>
              <w:tag w:val="goog_rdk_62"/>
            </w:sdtPr>
            <w:sdtContent>
              <w:del w:author="Guillermo Navalón" w:id="24" w:date="2023-08-12T11:21:41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high PD</w:t>
          </w:r>
          <w:sdt>
            <w:sdtPr>
              <w:tag w:val="goog_rdk_63"/>
            </w:sdtPr>
            <w:sdtContent>
              <w:ins w:author="Guillermo Navalón" w:id="25" w:date="2023-08-12T11:21:47Z">
                <w:r w:rsidDel="00000000" w:rsidR="00000000" w:rsidRPr="00000000">
                  <w:rPr>
                    <w:rFonts w:ascii="Times New Roman" w:cs="Times New Roman" w:eastAsia="Times New Roman" w:hAnsi="Times New Roman"/>
                    <w:rtl w:val="0"/>
                  </w:rPr>
                  <w:t xml:space="preserve"> values</w:t>
                </w:r>
              </w:ins>
            </w:sdtContent>
          </w:sdt>
          <w:r w:rsidDel="00000000" w:rsidR="00000000" w:rsidRPr="00000000">
            <w:rPr>
              <w:rFonts w:ascii="Times New Roman" w:cs="Times New Roman" w:eastAsia="Times New Roman" w:hAnsi="Times New Roman"/>
              <w:rtl w:val="0"/>
            </w:rPr>
            <w:t xml:space="preserve"> indicate</w:t>
          </w:r>
          <w:sdt>
            <w:sdtPr>
              <w:tag w:val="goog_rdk_64"/>
            </w:sdtPr>
            <w:sdtContent>
              <w:del w:author="Guillermo Navalón" w:id="26" w:date="2023-08-12T11:21:51Z">
                <w:r w:rsidDel="00000000" w:rsidR="00000000" w:rsidRPr="00000000">
                  <w:rPr>
                    <w:rFonts w:ascii="Times New Roman" w:cs="Times New Roman" w:eastAsia="Times New Roman" w:hAnsi="Times New Roman"/>
                    <w:rtl w:val="0"/>
                  </w:rPr>
                  <w:delText xml:space="preserve">s</w:delText>
                </w:r>
              </w:del>
            </w:sdtContent>
          </w:sdt>
          <w:r w:rsidDel="00000000" w:rsidR="00000000" w:rsidRPr="00000000">
            <w:rPr>
              <w:rFonts w:ascii="Times New Roman" w:cs="Times New Roman" w:eastAsia="Times New Roman" w:hAnsi="Times New Roman"/>
              <w:rtl w:val="0"/>
            </w:rPr>
            <w:t xml:space="preserve"> the </w:t>
          </w:r>
          <w:sdt>
            <w:sdtPr>
              <w:tag w:val="goog_rdk_65"/>
            </w:sdtPr>
            <w:sdtContent>
              <w:ins w:author="Guillermo Navalón" w:id="27" w:date="2023-08-12T11:24:57Z">
                <w:r w:rsidDel="00000000" w:rsidR="00000000" w:rsidRPr="00000000">
                  <w:rPr>
                    <w:rFonts w:ascii="Times New Roman" w:cs="Times New Roman" w:eastAsia="Times New Roman" w:hAnsi="Times New Roman"/>
                    <w:rtl w:val="0"/>
                  </w:rPr>
                  <w:t xml:space="preserve">sympatric </w:t>
                </w:r>
              </w:ins>
            </w:sdtContent>
          </w:sdt>
          <w:r w:rsidDel="00000000" w:rsidR="00000000" w:rsidRPr="00000000">
            <w:rPr>
              <w:rFonts w:ascii="Times New Roman" w:cs="Times New Roman" w:eastAsia="Times New Roman" w:hAnsi="Times New Roman"/>
              <w:rtl w:val="0"/>
            </w:rPr>
            <w:t xml:space="preserve">presence of </w:t>
          </w:r>
          <w:sdt>
            <w:sdtPr>
              <w:tag w:val="goog_rdk_66"/>
            </w:sdtPr>
            <w:sdtContent>
              <w:ins w:author="Guillermo Navalón" w:id="28" w:date="2023-08-12T11:22:02Z">
                <w:r w:rsidDel="00000000" w:rsidR="00000000" w:rsidRPr="00000000">
                  <w:rPr>
                    <w:rFonts w:ascii="Times New Roman" w:cs="Times New Roman" w:eastAsia="Times New Roman" w:hAnsi="Times New Roman"/>
                    <w:rtl w:val="0"/>
                  </w:rPr>
                  <w:t xml:space="preserve">distantly related </w:t>
                </w:r>
              </w:ins>
            </w:sdtContent>
          </w:sdt>
          <w:r w:rsidDel="00000000" w:rsidR="00000000" w:rsidRPr="00000000">
            <w:rPr>
              <w:rFonts w:ascii="Times New Roman" w:cs="Times New Roman" w:eastAsia="Times New Roman" w:hAnsi="Times New Roman"/>
              <w:rtl w:val="0"/>
            </w:rPr>
            <w:t xml:space="preserve">species </w:t>
          </w:r>
          <w:sdt>
            <w:sdtPr>
              <w:tag w:val="goog_rdk_67"/>
            </w:sdtPr>
            <w:sdtContent>
              <w:del w:author="Guillermo Navalón" w:id="28" w:date="2023-08-12T11:22:02Z">
                <w:r w:rsidDel="00000000" w:rsidR="00000000" w:rsidRPr="00000000">
                  <w:rPr>
                    <w:rFonts w:ascii="Times New Roman" w:cs="Times New Roman" w:eastAsia="Times New Roman" w:hAnsi="Times New Roman"/>
                    <w:rtl w:val="0"/>
                  </w:rPr>
                  <w:delText xml:space="preserve">distantly related in the phylogeny</w:delText>
                </w:r>
              </w:del>
            </w:sdtContent>
          </w:sdt>
          <w:r w:rsidDel="00000000" w:rsidR="00000000" w:rsidRPr="00000000">
            <w:rPr>
              <w:rFonts w:ascii="Times New Roman" w:cs="Times New Roman" w:eastAsia="Times New Roman" w:hAnsi="Times New Roman"/>
              <w:rtl w:val="0"/>
            </w:rPr>
            <w:t xml:space="preserve">, while low PD</w:t>
          </w:r>
          <w:sdt>
            <w:sdtPr>
              <w:tag w:val="goog_rdk_68"/>
            </w:sdtPr>
            <w:sdtContent>
              <w:ins w:author="Guillermo Navalón" w:id="29" w:date="2023-08-12T11:22:09Z">
                <w:r w:rsidDel="00000000" w:rsidR="00000000" w:rsidRPr="00000000">
                  <w:rPr>
                    <w:rFonts w:ascii="Times New Roman" w:cs="Times New Roman" w:eastAsia="Times New Roman" w:hAnsi="Times New Roman"/>
                    <w:rtl w:val="0"/>
                  </w:rPr>
                  <w:t xml:space="preserve"> values </w:t>
                </w:r>
              </w:ins>
            </w:sdtContent>
          </w:sdt>
          <w:sdt>
            <w:sdtPr>
              <w:tag w:val="goog_rdk_69"/>
            </w:sdtPr>
            <w:sdtContent>
              <w:del w:author="Guillermo Navalón" w:id="29" w:date="2023-08-12T11:22:09Z">
                <w:r w:rsidDel="00000000" w:rsidR="00000000" w:rsidRPr="00000000">
                  <w:rPr>
                    <w:rFonts w:ascii="Times New Roman" w:cs="Times New Roman" w:eastAsia="Times New Roman" w:hAnsi="Times New Roman"/>
                    <w:rtl w:val="0"/>
                  </w:rPr>
                  <w:delText xml:space="preserve"> is the </w:delText>
                </w:r>
              </w:del>
            </w:sdtContent>
          </w:sdt>
          <w:r w:rsidDel="00000000" w:rsidR="00000000" w:rsidRPr="00000000">
            <w:rPr>
              <w:rFonts w:ascii="Times New Roman" w:cs="Times New Roman" w:eastAsia="Times New Roman" w:hAnsi="Times New Roman"/>
              <w:rtl w:val="0"/>
            </w:rPr>
            <w:t xml:space="preserve">result </w:t>
          </w:r>
          <w:sdt>
            <w:sdtPr>
              <w:tag w:val="goog_rdk_70"/>
            </w:sdtPr>
            <w:sdtContent>
              <w:ins w:author="Guillermo Navalón" w:id="30" w:date="2023-08-12T11:22:20Z">
                <w:r w:rsidDel="00000000" w:rsidR="00000000" w:rsidRPr="00000000">
                  <w:rPr>
                    <w:rFonts w:ascii="Times New Roman" w:cs="Times New Roman" w:eastAsia="Times New Roman" w:hAnsi="Times New Roman"/>
                    <w:rtl w:val="0"/>
                  </w:rPr>
                  <w:t xml:space="preserve">from</w:t>
                </w:r>
              </w:ins>
            </w:sdtContent>
          </w:sdt>
          <w:sdt>
            <w:sdtPr>
              <w:tag w:val="goog_rdk_71"/>
            </w:sdtPr>
            <w:sdtContent>
              <w:del w:author="Guillermo Navalón" w:id="30" w:date="2023-08-12T11:22:20Z">
                <w:r w:rsidDel="00000000" w:rsidR="00000000" w:rsidRPr="00000000">
                  <w:rPr>
                    <w:rFonts w:ascii="Times New Roman" w:cs="Times New Roman" w:eastAsia="Times New Roman" w:hAnsi="Times New Roman"/>
                    <w:rtl w:val="0"/>
                  </w:rPr>
                  <w:delText xml:space="preserve">of</w:delText>
                </w:r>
              </w:del>
            </w:sdtContent>
          </w:sdt>
          <w:r w:rsidDel="00000000" w:rsidR="00000000" w:rsidRPr="00000000">
            <w:rPr>
              <w:rFonts w:ascii="Times New Roman" w:cs="Times New Roman" w:eastAsia="Times New Roman" w:hAnsi="Times New Roman"/>
              <w:rtl w:val="0"/>
            </w:rPr>
            <w:t xml:space="preserve"> closely related species </w:t>
          </w:r>
          <w:sdt>
            <w:sdtPr>
              <w:tag w:val="goog_rdk_72"/>
            </w:sdtPr>
            <w:sdtContent>
              <w:ins w:author="Guillermo Navalón" w:id="31" w:date="2023-08-12T11:25:05Z">
                <w:r w:rsidDel="00000000" w:rsidR="00000000" w:rsidRPr="00000000">
                  <w:rPr>
                    <w:rFonts w:ascii="Times New Roman" w:cs="Times New Roman" w:eastAsia="Times New Roman" w:hAnsi="Times New Roman"/>
                    <w:rtl w:val="0"/>
                  </w:rPr>
                  <w:t xml:space="preserve">living together </w:t>
                </w:r>
              </w:ins>
            </w:sdtContent>
          </w:sdt>
          <w:r w:rsidDel="00000000" w:rsidR="00000000" w:rsidRPr="00000000">
            <w:rPr>
              <w:rFonts w:ascii="Times New Roman" w:cs="Times New Roman" w:eastAsia="Times New Roman" w:hAnsi="Times New Roman"/>
              <w:rtl w:val="0"/>
            </w:rPr>
            <w:t xml:space="preserve">in a given area</w:t>
          </w:r>
          <w:sdt>
            <w:sdtPr>
              <w:tag w:val="goog_rdk_73"/>
            </w:sdtPr>
            <w:sdtContent>
              <w:del w:author="Guillermo Navalón" w:id="32" w:date="2023-08-12T11:25:11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w:t>
          </w:r>
          <w:sdt>
            <w:sdtPr>
              <w:tag w:val="goog_rdk_74"/>
            </w:sdtPr>
            <w:sdtContent>
              <w:del w:author="Guillermo Navalón" w:id="33" w:date="2023-08-12T11:32:56Z"/>
              <w:sdt>
                <w:sdtPr>
                  <w:tag w:val="goog_rdk_75"/>
                </w:sdtPr>
                <w:sdtContent>
                  <w:commentRangeStart w:id="11"/>
                </w:sdtContent>
              </w:sdt>
              <w:del w:author="Guillermo Navalón" w:id="33" w:date="2023-08-12T11:32:56Z">
                <w:r w:rsidDel="00000000" w:rsidR="00000000" w:rsidRPr="00000000">
                  <w:rPr>
                    <w:rFonts w:ascii="Times New Roman" w:cs="Times New Roman" w:eastAsia="Times New Roman" w:hAnsi="Times New Roman"/>
                    <w:rtl w:val="0"/>
                  </w:rPr>
                  <w:delText xml:space="preserve">This, in turn, may greatly enhance our ability to understand the evolutionary, ecological, and environmental factors that shape diversity dynamics (Davies and Buckley 2011; Tucker et al. 2017), as well as being an essential source of information for conservation purposes (Faith 1992; Redding and Mooers 2006). </w:delText>
                </w:r>
              </w:del>
            </w:sdtContent>
          </w:sdt>
          <w:sdt>
            <w:sdtPr>
              <w:tag w:val="goog_rdk_76"/>
            </w:sdtPr>
            <w:sdtContent>
              <w:ins w:author="Guillermo Navalón" w:id="34" w:date="2023-08-12T11:50:22Z">
                <w:r w:rsidDel="00000000" w:rsidR="00000000" w:rsidRPr="00000000">
                  <w:rPr>
                    <w:rFonts w:ascii="Times New Roman" w:cs="Times New Roman" w:eastAsia="Times New Roman" w:hAnsi="Times New Roman"/>
                    <w:rtl w:val="0"/>
                  </w:rPr>
                  <w:t xml:space="preserve">The explicit inclusion of the phylogenetic dimension</w:t>
                </w:r>
                <w:r w:rsidDel="00000000" w:rsidR="00000000" w:rsidRPr="00000000">
                  <w:rPr>
                    <w:rFonts w:ascii="Times New Roman" w:cs="Times New Roman" w:eastAsia="Times New Roman" w:hAnsi="Times New Roman"/>
                    <w:rtl w:val="0"/>
                  </w:rPr>
                  <w:t xml:space="preserve"> may greatly enhance our ability to understand the combined effects of evolutionary, ecological, and environmental factors acting on diversity dynamics (Davies and Buckley 2011; Tucker et al. 2017), as well as being an essential source of information for conservation purposes (Faith 1992; Redding and Mooers 2006). </w:t>
                </w:r>
                <w:commentRangeEnd w:id="11"/>
                <w:r w:rsidDel="00000000" w:rsidR="00000000" w:rsidRPr="00000000">
                  <w:commentReference w:id="11"/>
                </w:r>
                <w:r w:rsidDel="00000000" w:rsidR="00000000" w:rsidRPr="00000000">
                  <w:rPr>
                    <w:rtl w:val="0"/>
                  </w:rPr>
                </w:r>
              </w:ins>
            </w:sdtContent>
          </w:sdt>
        </w:p>
      </w:sdtContent>
    </w:sdt>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sdt>
      <w:sdtPr>
        <w:tag w:val="goog_rdk_148"/>
      </w:sdtPr>
      <w:sdtContent>
        <w:p w:rsidR="00000000" w:rsidDel="00000000" w:rsidP="00000000" w:rsidRDefault="00000000" w:rsidRPr="00000000" w14:paraId="00000018">
          <w:pPr>
            <w:jc w:val="both"/>
            <w:rPr>
              <w:del w:author="Guillermo Navalón" w:id="34" w:date="2023-08-12T11:50:22Z"/>
              <w:rFonts w:ascii="Times New Roman" w:cs="Times New Roman" w:eastAsia="Times New Roman" w:hAnsi="Times New Roman"/>
            </w:rPr>
          </w:pPr>
          <w:sdt>
            <w:sdtPr>
              <w:tag w:val="goog_rdk_79"/>
            </w:sdtPr>
            <w:sdtContent>
              <w:ins w:author="Guillermo Navalón" w:id="35" w:date="2023-08-12T11:28:47Z"/>
              <w:sdt>
                <w:sdtPr>
                  <w:tag w:val="goog_rdk_80"/>
                </w:sdtPr>
                <w:sdtContent>
                  <w:commentRangeStart w:id="12"/>
                </w:sdtContent>
              </w:sdt>
              <w:ins w:author="Guillermo Navalón" w:id="35" w:date="2023-08-12T11:28:47Z">
                <w:sdt>
                  <w:sdtPr>
                    <w:tag w:val="goog_rdk_81"/>
                  </w:sdtPr>
                  <w:sdtContent>
                    <w:commentRangeStart w:id="13"/>
                  </w:sdtContent>
                </w:sdt>
                <w:r w:rsidDel="00000000" w:rsidR="00000000" w:rsidRPr="00000000">
                  <w:rPr>
                    <w:rFonts w:ascii="Times New Roman" w:cs="Times New Roman" w:eastAsia="Times New Roman" w:hAnsi="Times New Roman"/>
                    <w:rtl w:val="0"/>
                  </w:rPr>
                  <w:t xml:space="preserve">In general, </w:t>
                </w:r>
              </w:ins>
            </w:sdtContent>
          </w:sdt>
          <w:sdt>
            <w:sdtPr>
              <w:tag w:val="goog_rdk_82"/>
            </w:sdtPr>
            <w:sdtContent>
              <w:del w:author="Guillermo Navalón" w:id="35" w:date="2023-08-12T11:28:47Z">
                <w:r w:rsidDel="00000000" w:rsidR="00000000" w:rsidRPr="00000000">
                  <w:rPr>
                    <w:rFonts w:ascii="Times New Roman" w:cs="Times New Roman" w:eastAsia="Times New Roman" w:hAnsi="Times New Roman"/>
                    <w:rtl w:val="0"/>
                  </w:rPr>
                  <w:delText xml:space="preserve">Even though</w:delText>
                </w:r>
              </w:del>
            </w:sdtContent>
          </w:sdt>
          <w:sdt>
            <w:sdtPr>
              <w:tag w:val="goog_rdk_83"/>
            </w:sdtPr>
            <w:sdtContent>
              <w:del w:author="Guillermo Navalón" w:id="36" w:date="2023-08-12T11:28:21Z">
                <w:r w:rsidDel="00000000" w:rsidR="00000000" w:rsidRPr="00000000">
                  <w:rPr>
                    <w:rFonts w:ascii="Times New Roman" w:cs="Times New Roman" w:eastAsia="Times New Roman" w:hAnsi="Times New Roman"/>
                    <w:rtl w:val="0"/>
                  </w:rPr>
                  <w:delText xml:space="preserve"> </w:delText>
                </w:r>
              </w:del>
            </w:sdtContent>
          </w:sdt>
          <w:sdt>
            <w:sdtPr>
              <w:tag w:val="goog_rdk_84"/>
            </w:sdtPr>
            <w:sdtContent>
              <w:ins w:author="Guillermo Navalón" w:id="36" w:date="2023-08-12T11:28:21Z">
                <w:r w:rsidDel="00000000" w:rsidR="00000000" w:rsidRPr="00000000">
                  <w:rPr>
                    <w:rFonts w:ascii="Times New Roman" w:cs="Times New Roman" w:eastAsia="Times New Roman" w:hAnsi="Times New Roman"/>
                    <w:rtl w:val="0"/>
                  </w:rPr>
                  <w:t xml:space="preserve">species </w:t>
                </w:r>
              </w:ins>
            </w:sdtContent>
          </w:sdt>
          <w:r w:rsidDel="00000000" w:rsidR="00000000" w:rsidRPr="00000000">
            <w:rPr>
              <w:rFonts w:ascii="Times New Roman" w:cs="Times New Roman" w:eastAsia="Times New Roman" w:hAnsi="Times New Roman"/>
              <w:rtl w:val="0"/>
            </w:rPr>
            <w:t xml:space="preserve">richness and PD are </w:t>
          </w:r>
          <w:sdt>
            <w:sdtPr>
              <w:tag w:val="goog_rdk_85"/>
            </w:sdtPr>
            <w:sdtContent>
              <w:del w:author="Guillermo Navalón" w:id="37" w:date="2023-08-12T11:28:56Z">
                <w:r w:rsidDel="00000000" w:rsidR="00000000" w:rsidRPr="00000000">
                  <w:rPr>
                    <w:rFonts w:ascii="Times New Roman" w:cs="Times New Roman" w:eastAsia="Times New Roman" w:hAnsi="Times New Roman"/>
                    <w:rtl w:val="0"/>
                  </w:rPr>
                  <w:delText xml:space="preserve">in general </w:delText>
                </w:r>
              </w:del>
            </w:sdtContent>
          </w:sdt>
          <w:r w:rsidDel="00000000" w:rsidR="00000000" w:rsidRPr="00000000">
            <w:rPr>
              <w:rFonts w:ascii="Times New Roman" w:cs="Times New Roman" w:eastAsia="Times New Roman" w:hAnsi="Times New Roman"/>
              <w:rtl w:val="0"/>
            </w:rPr>
            <w:t xml:space="preserve">positively correlated: </w:t>
          </w:r>
          <w:sdt>
            <w:sdtPr>
              <w:tag w:val="goog_rdk_86"/>
            </w:sdtPr>
            <w:sdtContent>
              <w:ins w:author="Guillermo Navalón" w:id="38" w:date="2023-08-12T11:29:20Z">
                <w:r w:rsidDel="00000000" w:rsidR="00000000" w:rsidRPr="00000000">
                  <w:rPr>
                    <w:rFonts w:ascii="Times New Roman" w:cs="Times New Roman" w:eastAsia="Times New Roman" w:hAnsi="Times New Roman"/>
                    <w:rtl w:val="0"/>
                  </w:rPr>
                  <w:t xml:space="preserve">regions</w:t>
                </w:r>
              </w:ins>
            </w:sdtContent>
          </w:sdt>
          <w:sdt>
            <w:sdtPr>
              <w:tag w:val="goog_rdk_87"/>
            </w:sdtPr>
            <w:sdtContent>
              <w:del w:author="Guillermo Navalón" w:id="38" w:date="2023-08-12T11:29:20Z">
                <w:r w:rsidDel="00000000" w:rsidR="00000000" w:rsidRPr="00000000">
                  <w:rPr>
                    <w:rFonts w:ascii="Times New Roman" w:cs="Times New Roman" w:eastAsia="Times New Roman" w:hAnsi="Times New Roman"/>
                    <w:rtl w:val="0"/>
                  </w:rPr>
                  <w:delText xml:space="preserve">.,</w:delText>
                </w:r>
                <w:r w:rsidDel="00000000" w:rsidR="00000000" w:rsidRPr="00000000">
                  <w:rPr>
                    <w:rFonts w:ascii="Times New Roman" w:cs="Times New Roman" w:eastAsia="Times New Roman" w:hAnsi="Times New Roman"/>
                    <w:rtl w:val="0"/>
                  </w:rPr>
                  <w:delText xml:space="preserve"> </w:delText>
                </w:r>
              </w:del>
            </w:sdtContent>
          </w:sdt>
          <w:sdt>
            <w:sdtPr>
              <w:tag w:val="goog_rdk_88"/>
            </w:sdtPr>
            <w:sdtContent>
              <w:ins w:author="Guillermo Navalón" w:id="39" w:date="2023-08-12T11:29:07Z">
                <w:sdt>
                  <w:sdtPr>
                    <w:tag w:val="goog_rdk_89"/>
                  </w:sdtPr>
                  <w:sdtContent>
                    <w:del w:author="Guillermo Navalón" w:id="38" w:date="2023-08-12T11:29:20Z">
                      <w:r w:rsidDel="00000000" w:rsidR="00000000" w:rsidRPr="00000000">
                        <w:rPr>
                          <w:rFonts w:ascii="Times New Roman" w:cs="Times New Roman" w:eastAsia="Times New Roman" w:hAnsi="Times New Roman"/>
                          <w:rtl w:val="0"/>
                        </w:rPr>
                        <w:delText xml:space="preserve"> </w:delText>
                      </w:r>
                    </w:del>
                  </w:sdtContent>
                </w:sdt>
              </w:ins>
            </w:sdtContent>
          </w:sdt>
          <w:sdt>
            <w:sdtPr>
              <w:tag w:val="goog_rdk_90"/>
            </w:sdtPr>
            <w:sdtContent>
              <w:del w:author="Guillermo Navalón" w:id="38" w:date="2023-08-12T11:29:20Z">
                <w:r w:rsidDel="00000000" w:rsidR="00000000" w:rsidRPr="00000000">
                  <w:rPr>
                    <w:rFonts w:ascii="Times New Roman" w:cs="Times New Roman" w:eastAsia="Times New Roman" w:hAnsi="Times New Roman"/>
                    <w:rtl w:val="0"/>
                  </w:rPr>
                  <w:delText xml:space="preserve">regions</w:delText>
                </w:r>
              </w:del>
            </w:sdtContent>
          </w:sdt>
          <w:r w:rsidDel="00000000" w:rsidR="00000000" w:rsidRPr="00000000">
            <w:rPr>
              <w:rFonts w:ascii="Times New Roman" w:cs="Times New Roman" w:eastAsia="Times New Roman" w:hAnsi="Times New Roman"/>
              <w:rtl w:val="0"/>
            </w:rPr>
            <w:t xml:space="preserve"> </w:t>
          </w:r>
          <w:sdt>
            <w:sdtPr>
              <w:tag w:val="goog_rdk_91"/>
            </w:sdtPr>
            <w:sdtContent>
              <w:ins w:author="Guillermo Navalón" w:id="40" w:date="2023-08-12T11:29:14Z">
                <w:r w:rsidDel="00000000" w:rsidR="00000000" w:rsidRPr="00000000">
                  <w:rPr>
                    <w:rFonts w:ascii="Times New Roman" w:cs="Times New Roman" w:eastAsia="Times New Roman" w:hAnsi="Times New Roman"/>
                    <w:rtl w:val="0"/>
                  </w:rPr>
                  <w:t xml:space="preserve">showing</w:t>
                </w:r>
              </w:ins>
            </w:sdtContent>
          </w:sdt>
          <w:sdt>
            <w:sdtPr>
              <w:tag w:val="goog_rdk_92"/>
            </w:sdtPr>
            <w:sdtContent>
              <w:del w:author="Guillermo Navalón" w:id="40" w:date="2023-08-12T11:29:14Z">
                <w:r w:rsidDel="00000000" w:rsidR="00000000" w:rsidRPr="00000000">
                  <w:rPr>
                    <w:rFonts w:ascii="Times New Roman" w:cs="Times New Roman" w:eastAsia="Times New Roman" w:hAnsi="Times New Roman"/>
                    <w:rtl w:val="0"/>
                  </w:rPr>
                  <w:delText xml:space="preserve">of</w:delText>
                </w:r>
              </w:del>
            </w:sdtContent>
          </w:sdt>
          <w:r w:rsidDel="00000000" w:rsidR="00000000" w:rsidRPr="00000000">
            <w:rPr>
              <w:rFonts w:ascii="Times New Roman" w:cs="Times New Roman" w:eastAsia="Times New Roman" w:hAnsi="Times New Roman"/>
              <w:rtl w:val="0"/>
            </w:rPr>
            <w:t xml:space="preserve"> high and low </w:t>
          </w:r>
          <w:sdt>
            <w:sdtPr>
              <w:tag w:val="goog_rdk_93"/>
            </w:sdtPr>
            <w:sdtContent>
              <w:ins w:author="Guillermo Navalón" w:id="41" w:date="2023-08-12T11:29:01Z">
                <w:r w:rsidDel="00000000" w:rsidR="00000000" w:rsidRPr="00000000">
                  <w:rPr>
                    <w:rFonts w:ascii="Times New Roman" w:cs="Times New Roman" w:eastAsia="Times New Roman" w:hAnsi="Times New Roman"/>
                    <w:rtl w:val="0"/>
                  </w:rPr>
                  <w:t xml:space="preserve">species </w:t>
                </w:r>
              </w:ins>
            </w:sdtContent>
          </w:sdt>
          <w:r w:rsidDel="00000000" w:rsidR="00000000" w:rsidRPr="00000000">
            <w:rPr>
              <w:rFonts w:ascii="Times New Roman" w:cs="Times New Roman" w:eastAsia="Times New Roman" w:hAnsi="Times New Roman"/>
              <w:rtl w:val="0"/>
            </w:rPr>
            <w:t xml:space="preserve">richness </w:t>
          </w:r>
          <w:sdt>
            <w:sdtPr>
              <w:tag w:val="goog_rdk_94"/>
            </w:sdtPr>
            <w:sdtContent>
              <w:ins w:author="Guillermo Navalón" w:id="42" w:date="2023-08-12T11:31:29Z">
                <w:r w:rsidDel="00000000" w:rsidR="00000000" w:rsidRPr="00000000">
                  <w:rPr>
                    <w:rFonts w:ascii="Times New Roman" w:cs="Times New Roman" w:eastAsia="Times New Roman" w:hAnsi="Times New Roman"/>
                    <w:rtl w:val="0"/>
                  </w:rPr>
                  <w:t xml:space="preserve">generally have</w:t>
                </w:r>
              </w:ins>
            </w:sdtContent>
          </w:sdt>
          <w:sdt>
            <w:sdtPr>
              <w:tag w:val="goog_rdk_95"/>
            </w:sdtPr>
            <w:sdtContent>
              <w:del w:author="Guillermo Navalón" w:id="42" w:date="2023-08-12T11:31:29Z">
                <w:r w:rsidDel="00000000" w:rsidR="00000000" w:rsidRPr="00000000">
                  <w:rPr>
                    <w:rFonts w:ascii="Times New Roman" w:cs="Times New Roman" w:eastAsia="Times New Roman" w:hAnsi="Times New Roman"/>
                    <w:rtl w:val="0"/>
                  </w:rPr>
                  <w:delText xml:space="preserve">have generally</w:delText>
                </w:r>
              </w:del>
            </w:sdtContent>
          </w:sdt>
          <w:r w:rsidDel="00000000" w:rsidR="00000000" w:rsidRPr="00000000">
            <w:rPr>
              <w:rFonts w:ascii="Times New Roman" w:cs="Times New Roman" w:eastAsia="Times New Roman" w:hAnsi="Times New Roman"/>
              <w:rtl w:val="0"/>
            </w:rPr>
            <w:t xml:space="preserve"> high and low</w:t>
          </w:r>
          <w:sdt>
            <w:sdtPr>
              <w:tag w:val="goog_rdk_96"/>
            </w:sdtPr>
            <w:sdtContent>
              <w:ins w:author="Guillermo Navalón" w:id="43" w:date="2023-08-12T11:29:30Z">
                <w:r w:rsidDel="00000000" w:rsidR="00000000" w:rsidRPr="00000000">
                  <w:rPr>
                    <w:rFonts w:ascii="Times New Roman" w:cs="Times New Roman" w:eastAsia="Times New Roman" w:hAnsi="Times New Roman"/>
                    <w:rtl w:val="0"/>
                  </w:rPr>
                  <w:t xml:space="preserve"> levels of</w:t>
                </w:r>
              </w:ins>
            </w:sdtContent>
          </w:sdt>
          <w:r w:rsidDel="00000000" w:rsidR="00000000" w:rsidRPr="00000000">
            <w:rPr>
              <w:rFonts w:ascii="Times New Roman" w:cs="Times New Roman" w:eastAsia="Times New Roman" w:hAnsi="Times New Roman"/>
              <w:rtl w:val="0"/>
            </w:rPr>
            <w:t xml:space="preserve"> PD,</w:t>
          </w:r>
          <w:sdt>
            <w:sdtPr>
              <w:tag w:val="goog_rdk_97"/>
            </w:sdtPr>
            <w:sdtContent>
              <w:del w:author="Guillermo Navalón" w:id="44" w:date="2023-08-12T11:29:09Z">
                <w:r w:rsidDel="00000000" w:rsidR="00000000" w:rsidRPr="00000000">
                  <w:rPr>
                    <w:rFonts w:ascii="Times New Roman" w:cs="Times New Roman" w:eastAsia="Times New Roman" w:hAnsi="Times New Roman"/>
                    <w:rtl w:val="0"/>
                  </w:rPr>
                  <w:delText xml:space="preserve"> respectively</w:delText>
                </w:r>
              </w:del>
            </w:sdtContent>
          </w:sdt>
          <w:r w:rsidDel="00000000" w:rsidR="00000000" w:rsidRPr="00000000">
            <w:rPr>
              <w:rFonts w:ascii="Times New Roman" w:cs="Times New Roman" w:eastAsia="Times New Roman" w:hAnsi="Times New Roman"/>
              <w:rtl w:val="0"/>
            </w:rPr>
            <w:t xml:space="preserve">)</w:t>
          </w:r>
          <w:sdt>
            <w:sdtPr>
              <w:tag w:val="goog_rdk_98"/>
            </w:sdtPr>
            <w:sdtContent>
              <w:ins w:author="Guillermo Navalón" w:id="45" w:date="2023-08-12T11:29:46Z">
                <w:commentRangeEnd w:id="12"/>
                <w:r w:rsidDel="00000000" w:rsidR="00000000" w:rsidRPr="00000000">
                  <w:commentReference w:id="12"/>
                </w:r>
                <w:commentRangeEnd w:id="13"/>
                <w:r w:rsidDel="00000000" w:rsidR="00000000" w:rsidRPr="00000000">
                  <w:commentReference w:id="13"/>
                </w:r>
                <w:r w:rsidDel="00000000" w:rsidR="00000000" w:rsidRPr="00000000">
                  <w:rPr>
                    <w:rFonts w:ascii="Times New Roman" w:cs="Times New Roman" w:eastAsia="Times New Roman" w:hAnsi="Times New Roman"/>
                    <w:rtl w:val="0"/>
                  </w:rPr>
                  <w:t xml:space="preserve">. However </w:t>
                </w:r>
              </w:ins>
            </w:sdtContent>
          </w:sdt>
          <w:sdt>
            <w:sdtPr>
              <w:tag w:val="goog_rdk_99"/>
            </w:sdtPr>
            <w:sdtContent>
              <w:del w:author="Guillermo Navalón" w:id="45" w:date="2023-08-12T11:29:46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w:t>
          </w:r>
          <w:sdt>
            <w:sdtPr>
              <w:tag w:val="goog_rdk_100"/>
            </w:sdtPr>
            <w:sdtContent>
              <w:ins w:author="Guillermo Navalón" w:id="46" w:date="2023-08-12T11:30:11Z">
                <w:r w:rsidDel="00000000" w:rsidR="00000000" w:rsidRPr="00000000">
                  <w:rPr>
                    <w:rFonts w:ascii="Times New Roman" w:cs="Times New Roman" w:eastAsia="Times New Roman" w:hAnsi="Times New Roman"/>
                    <w:rtl w:val="0"/>
                  </w:rPr>
                  <w:t xml:space="preserve">geographic </w:t>
                </w:r>
              </w:ins>
            </w:sdtContent>
          </w:sdt>
          <w:sdt>
            <w:sdtPr>
              <w:tag w:val="goog_rdk_101"/>
            </w:sdtPr>
            <w:sdtContent>
              <w:del w:author="Guillermo Navalón" w:id="46" w:date="2023-08-12T11:30:11Z">
                <w:r w:rsidDel="00000000" w:rsidR="00000000" w:rsidRPr="00000000">
                  <w:rPr>
                    <w:rFonts w:ascii="Times New Roman" w:cs="Times New Roman" w:eastAsia="Times New Roman" w:hAnsi="Times New Roman"/>
                    <w:rtl w:val="0"/>
                  </w:rPr>
                  <w:delText xml:space="preserve">spatial </w:delText>
                </w:r>
              </w:del>
            </w:sdtContent>
          </w:sdt>
          <w:r w:rsidDel="00000000" w:rsidR="00000000" w:rsidRPr="00000000">
            <w:rPr>
              <w:rFonts w:ascii="Times New Roman" w:cs="Times New Roman" w:eastAsia="Times New Roman" w:hAnsi="Times New Roman"/>
              <w:rtl w:val="0"/>
            </w:rPr>
            <w:t xml:space="preserve">patterns of the two are not necessarily coincidental (Tucker and Cadotte 2013). In other words, there are geographic areas</w:t>
          </w:r>
          <w:sdt>
            <w:sdtPr>
              <w:tag w:val="goog_rdk_102"/>
            </w:sdtPr>
            <w:sdtContent>
              <w:ins w:author="Guillermo Navalón" w:id="47" w:date="2023-08-12T11:34:46Z">
                <w:r w:rsidDel="00000000" w:rsidR="00000000" w:rsidRPr="00000000">
                  <w:rPr>
                    <w:rFonts w:ascii="Times New Roman" w:cs="Times New Roman" w:eastAsia="Times New Roman" w:hAnsi="Times New Roman"/>
                    <w:rtl w:val="0"/>
                  </w:rPr>
                  <w:t xml:space="preserve"> where</w:t>
                </w:r>
              </w:ins>
            </w:sdtContent>
          </w:sdt>
          <w:sdt>
            <w:sdtPr>
              <w:tag w:val="goog_rdk_103"/>
            </w:sdtPr>
            <w:sdtContent>
              <w:del w:author="Guillermo Navalón" w:id="47" w:date="2023-08-12T11:34:46Z">
                <w:r w:rsidDel="00000000" w:rsidR="00000000" w:rsidRPr="00000000">
                  <w:rPr>
                    <w:rFonts w:ascii="Times New Roman" w:cs="Times New Roman" w:eastAsia="Times New Roman" w:hAnsi="Times New Roman"/>
                    <w:rtl w:val="0"/>
                  </w:rPr>
                  <w:delText xml:space="preserve"> that harbor</w:delText>
                </w:r>
              </w:del>
            </w:sdtContent>
          </w:sdt>
          <w:r w:rsidDel="00000000" w:rsidR="00000000" w:rsidRPr="00000000">
            <w:rPr>
              <w:rFonts w:ascii="Times New Roman" w:cs="Times New Roman" w:eastAsia="Times New Roman" w:hAnsi="Times New Roman"/>
              <w:rtl w:val="0"/>
            </w:rPr>
            <w:t xml:space="preserve"> </w:t>
          </w:r>
          <w:sdt>
            <w:sdtPr>
              <w:tag w:val="goog_rdk_104"/>
            </w:sdtPr>
            <w:sdtContent>
              <w:del w:author="Guillermo Navalón" w:id="48" w:date="2023-08-12T11:33:56Z">
                <w:r w:rsidDel="00000000" w:rsidR="00000000" w:rsidRPr="00000000">
                  <w:rPr>
                    <w:rFonts w:ascii="Times New Roman" w:cs="Times New Roman" w:eastAsia="Times New Roman" w:hAnsi="Times New Roman"/>
                    <w:rtl w:val="0"/>
                  </w:rPr>
                  <w:delText xml:space="preserve">higher </w:delText>
                </w:r>
              </w:del>
            </w:sdtContent>
          </w:sdt>
          <w:sdt>
            <w:sdtPr>
              <w:tag w:val="goog_rdk_105"/>
            </w:sdtPr>
            <w:sdtContent>
              <w:ins w:author="Guillermo Navalón" w:id="48" w:date="2023-08-12T11:33:56Z">
                <w:sdt>
                  <w:sdtPr>
                    <w:tag w:val="goog_rdk_106"/>
                  </w:sdtPr>
                  <w:sdtContent>
                    <w:del w:author="Guillermo Navalón" w:id="48" w:date="2023-08-12T11:33:56Z">
                      <w:r w:rsidDel="00000000" w:rsidR="00000000" w:rsidRPr="00000000">
                        <w:rPr>
                          <w:rFonts w:ascii="Times New Roman" w:cs="Times New Roman" w:eastAsia="Times New Roman" w:hAnsi="Times New Roman"/>
                          <w:rtl w:val="0"/>
                        </w:rPr>
                        <w:delText xml:space="preserve">or</w:delText>
                      </w:r>
                    </w:del>
                  </w:sdtContent>
                </w:sdt>
              </w:ins>
            </w:sdtContent>
          </w:sdt>
          <w:sdt>
            <w:sdtPr>
              <w:tag w:val="goog_rdk_107"/>
            </w:sdtPr>
            <w:sdtContent>
              <w:del w:author="Guillermo Navalón" w:id="48" w:date="2023-08-12T11:33:56Z">
                <w:r w:rsidDel="00000000" w:rsidR="00000000" w:rsidRPr="00000000">
                  <w:rPr>
                    <w:rFonts w:ascii="Times New Roman" w:cs="Times New Roman" w:eastAsia="Times New Roman" w:hAnsi="Times New Roman"/>
                    <w:rtl w:val="0"/>
                  </w:rPr>
                  <w:delText xml:space="preserve">and </w:delText>
                </w:r>
              </w:del>
            </w:sdtContent>
          </w:sdt>
          <w:sdt>
            <w:sdtPr>
              <w:tag w:val="goog_rdk_108"/>
            </w:sdtPr>
            <w:sdtContent>
              <w:ins w:author="Guillermo Navalón" w:id="48" w:date="2023-08-12T11:33:56Z">
                <w:sdt>
                  <w:sdtPr>
                    <w:tag w:val="goog_rdk_109"/>
                  </w:sdtPr>
                  <w:sdtContent>
                    <w:del w:author="Guillermo Navalón" w:id="48" w:date="2023-08-12T11:33:56Z">
                      <w:r w:rsidDel="00000000" w:rsidR="00000000" w:rsidRPr="00000000">
                        <w:rPr>
                          <w:rFonts w:ascii="Times New Roman" w:cs="Times New Roman" w:eastAsia="Times New Roman" w:hAnsi="Times New Roman"/>
                          <w:rtl w:val="0"/>
                        </w:rPr>
                        <w:delText xml:space="preserve"> </w:delText>
                      </w:r>
                    </w:del>
                  </w:sdtContent>
                </w:sdt>
              </w:ins>
            </w:sdtContent>
          </w:sdt>
          <w:sdt>
            <w:sdtPr>
              <w:tag w:val="goog_rdk_110"/>
            </w:sdtPr>
            <w:sdtContent>
              <w:del w:author="Guillermo Navalón" w:id="48" w:date="2023-08-12T11:33:56Z">
                <w:r w:rsidDel="00000000" w:rsidR="00000000" w:rsidRPr="00000000">
                  <w:rPr>
                    <w:rFonts w:ascii="Times New Roman" w:cs="Times New Roman" w:eastAsia="Times New Roman" w:hAnsi="Times New Roman"/>
                    <w:rtl w:val="0"/>
                  </w:rPr>
                  <w:delText xml:space="preserve">lower PD than expected for their </w:delText>
                </w:r>
              </w:del>
            </w:sdtContent>
          </w:sdt>
          <w:sdt>
            <w:sdtPr>
              <w:tag w:val="goog_rdk_111"/>
            </w:sdtPr>
            <w:sdtContent>
              <w:ins w:author="Guillermo Navalón" w:id="49" w:date="2023-08-12T11:34:02Z">
                <w:sdt>
                  <w:sdtPr>
                    <w:tag w:val="goog_rdk_112"/>
                  </w:sdtPr>
                  <w:sdtContent>
                    <w:del w:author="Guillermo Navalón" w:id="48" w:date="2023-08-12T11:33:56Z">
                      <w:r w:rsidDel="00000000" w:rsidR="00000000" w:rsidRPr="00000000">
                        <w:rPr>
                          <w:rFonts w:ascii="Times New Roman" w:cs="Times New Roman" w:eastAsia="Times New Roman" w:hAnsi="Times New Roman"/>
                          <w:rtl w:val="0"/>
                        </w:rPr>
                        <w:delText xml:space="preserve">species </w:delText>
                      </w:r>
                    </w:del>
                  </w:sdtContent>
                </w:sdt>
              </w:ins>
            </w:sdtContent>
          </w:sdt>
          <w:sdt>
            <w:sdtPr>
              <w:tag w:val="goog_rdk_113"/>
            </w:sdtPr>
            <w:sdtContent>
              <w:del w:author="Guillermo Navalón" w:id="48" w:date="2023-08-12T11:33:56Z">
                <w:r w:rsidDel="00000000" w:rsidR="00000000" w:rsidRPr="00000000">
                  <w:rPr>
                    <w:rFonts w:ascii="Times New Roman" w:cs="Times New Roman" w:eastAsia="Times New Roman" w:hAnsi="Times New Roman"/>
                    <w:rtl w:val="0"/>
                  </w:rPr>
                  <w:delText xml:space="preserve">richness levels – </w:delText>
                </w:r>
              </w:del>
              <w:sdt>
                <w:sdtPr>
                  <w:tag w:val="goog_rdk_114"/>
                </w:sdtPr>
                <w:sdtContent>
                  <w:commentRangeStart w:id="14"/>
                </w:sdtContent>
              </w:sdt>
              <w:del w:author="Guillermo Navalón" w:id="48" w:date="2023-08-12T11:33:56Z">
                <w:r w:rsidDel="00000000" w:rsidR="00000000" w:rsidRPr="00000000">
                  <w:rPr>
                    <w:rFonts w:ascii="Times New Roman" w:cs="Times New Roman" w:eastAsia="Times New Roman" w:hAnsi="Times New Roman"/>
                    <w:rtl w:val="0"/>
                  </w:rPr>
                  <w:delText xml:space="preserve">i.e., </w:delText>
                </w:r>
                <w:commentRangeEnd w:id="14"/>
                <w:r w:rsidDel="00000000" w:rsidR="00000000" w:rsidRPr="00000000">
                  <w:commentReference w:id="14"/>
                </w:r>
                <w:r w:rsidDel="00000000" w:rsidR="00000000" w:rsidRPr="00000000">
                  <w:rPr>
                    <w:rFonts w:ascii="Times New Roman" w:cs="Times New Roman" w:eastAsia="Times New Roman" w:hAnsi="Times New Roman"/>
                    <w:rtl w:val="0"/>
                  </w:rPr>
                  <w:delText xml:space="preserve">areas where </w:delText>
                </w:r>
              </w:del>
            </w:sdtContent>
          </w:sdt>
          <w:sdt>
            <w:sdtPr>
              <w:tag w:val="goog_rdk_115"/>
            </w:sdtPr>
            <w:sdtContent>
              <w:ins w:author="Guillermo Navalón" w:id="48" w:date="2023-08-12T11:33:56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species are more distantly</w:t>
          </w:r>
          <w:sdt>
            <w:sdtPr>
              <w:tag w:val="goog_rdk_116"/>
            </w:sdtPr>
            <w:sdtContent>
              <w:ins w:author="Guillermo Navalón" w:id="50" w:date="2023-08-12T11:34:56Z">
                <w:r w:rsidDel="00000000" w:rsidR="00000000" w:rsidRPr="00000000">
                  <w:rPr>
                    <w:rFonts w:ascii="Times New Roman" w:cs="Times New Roman" w:eastAsia="Times New Roman" w:hAnsi="Times New Roman"/>
                    <w:rtl w:val="0"/>
                  </w:rPr>
                  <w:t xml:space="preserve"> (high PD)</w:t>
                </w:r>
              </w:ins>
            </w:sdtContent>
          </w:sdt>
          <w:r w:rsidDel="00000000" w:rsidR="00000000" w:rsidRPr="00000000">
            <w:rPr>
              <w:rFonts w:ascii="Times New Roman" w:cs="Times New Roman" w:eastAsia="Times New Roman" w:hAnsi="Times New Roman"/>
              <w:rtl w:val="0"/>
            </w:rPr>
            <w:t xml:space="preserve"> or more closely</w:t>
          </w:r>
          <w:sdt>
            <w:sdtPr>
              <w:tag w:val="goog_rdk_117"/>
            </w:sdtPr>
            <w:sdtContent>
              <w:ins w:author="Guillermo Navalón" w:id="51" w:date="2023-08-12T11:35:18Z">
                <w:r w:rsidDel="00000000" w:rsidR="00000000" w:rsidRPr="00000000">
                  <w:rPr>
                    <w:rFonts w:ascii="Times New Roman" w:cs="Times New Roman" w:eastAsia="Times New Roman" w:hAnsi="Times New Roman"/>
                    <w:rtl w:val="0"/>
                  </w:rPr>
                  <w:t xml:space="preserve"> (low PD)</w:t>
                </w:r>
              </w:ins>
            </w:sdtContent>
          </w:sdt>
          <w:r w:rsidDel="00000000" w:rsidR="00000000" w:rsidRPr="00000000">
            <w:rPr>
              <w:rFonts w:ascii="Times New Roman" w:cs="Times New Roman" w:eastAsia="Times New Roman" w:hAnsi="Times New Roman"/>
              <w:rtl w:val="0"/>
            </w:rPr>
            <w:t xml:space="preserve"> related</w:t>
          </w:r>
          <w:sdt>
            <w:sdtPr>
              <w:tag w:val="goog_rdk_118"/>
            </w:sdtPr>
            <w:sdtContent>
              <w:ins w:author="Guillermo Navalón" w:id="52" w:date="2023-08-12T11:35:25Z">
                <w:r w:rsidDel="00000000" w:rsidR="00000000" w:rsidRPr="00000000">
                  <w:rPr>
                    <w:rFonts w:ascii="Times New Roman" w:cs="Times New Roman" w:eastAsia="Times New Roman" w:hAnsi="Times New Roman"/>
                    <w:rtl w:val="0"/>
                  </w:rPr>
                  <w:t xml:space="preserve"> </w:t>
                </w:r>
              </w:ins>
            </w:sdtContent>
          </w:sdt>
          <w:sdt>
            <w:sdtPr>
              <w:tag w:val="goog_rdk_119"/>
            </w:sdtPr>
            <w:sdtContent>
              <w:del w:author="Guillermo Navalón" w:id="52" w:date="2023-08-12T11:35:25Z">
                <w:r w:rsidDel="00000000" w:rsidR="00000000" w:rsidRPr="00000000">
                  <w:rPr>
                    <w:rFonts w:ascii="Times New Roman" w:cs="Times New Roman" w:eastAsia="Times New Roman" w:hAnsi="Times New Roman"/>
                    <w:rtl w:val="0"/>
                  </w:rPr>
                  <w:delText xml:space="preserve">, respectively</w:delText>
                </w:r>
              </w:del>
            </w:sdtContent>
          </w:sdt>
          <w:r w:rsidDel="00000000" w:rsidR="00000000" w:rsidRPr="00000000">
            <w:rPr>
              <w:rFonts w:ascii="Times New Roman" w:cs="Times New Roman" w:eastAsia="Times New Roman" w:hAnsi="Times New Roman"/>
              <w:rtl w:val="0"/>
            </w:rPr>
            <w:t xml:space="preserve">, than would be predicted by the number of species</w:t>
          </w:r>
          <w:sdt>
            <w:sdtPr>
              <w:tag w:val="goog_rdk_120"/>
            </w:sdtPr>
            <w:sdtContent>
              <w:ins w:author="Guillermo Navalón" w:id="53" w:date="2023-08-12T11:42:56Z">
                <w:r w:rsidDel="00000000" w:rsidR="00000000" w:rsidRPr="00000000">
                  <w:rPr>
                    <w:rFonts w:ascii="Times New Roman" w:cs="Times New Roman" w:eastAsia="Times New Roman" w:hAnsi="Times New Roman"/>
                    <w:rtl w:val="0"/>
                  </w:rPr>
                  <w:t xml:space="preserve"> these areas harbor</w:t>
                </w:r>
              </w:ins>
            </w:sdtContent>
          </w:sdt>
          <w:r w:rsidDel="00000000" w:rsidR="00000000" w:rsidRPr="00000000">
            <w:rPr>
              <w:rFonts w:ascii="Times New Roman" w:cs="Times New Roman" w:eastAsia="Times New Roman" w:hAnsi="Times New Roman"/>
              <w:rtl w:val="0"/>
            </w:rPr>
            <w:t xml:space="preserve"> (Fig. 1). Identifying </w:t>
          </w:r>
          <w:sdt>
            <w:sdtPr>
              <w:tag w:val="goog_rdk_121"/>
            </w:sdtPr>
            <w:sdtContent>
              <w:del w:author="Guillermo Navalón" w:id="54" w:date="2023-08-12T11:39:02Z">
                <w:r w:rsidDel="00000000" w:rsidR="00000000" w:rsidRPr="00000000">
                  <w:rPr>
                    <w:rFonts w:ascii="Times New Roman" w:cs="Times New Roman" w:eastAsia="Times New Roman" w:hAnsi="Times New Roman"/>
                    <w:rtl w:val="0"/>
                  </w:rPr>
                  <w:delText xml:space="preserve">these </w:delText>
                </w:r>
              </w:del>
            </w:sdtContent>
          </w:sdt>
          <w:r w:rsidDel="00000000" w:rsidR="00000000" w:rsidRPr="00000000">
            <w:rPr>
              <w:rFonts w:ascii="Times New Roman" w:cs="Times New Roman" w:eastAsia="Times New Roman" w:hAnsi="Times New Roman"/>
              <w:rtl w:val="0"/>
            </w:rPr>
            <w:t xml:space="preserve">deviations</w:t>
          </w:r>
          <w:sdt>
            <w:sdtPr>
              <w:tag w:val="goog_rdk_122"/>
            </w:sdtPr>
            <w:sdtContent>
              <w:ins w:author="Guillermo Navalón" w:id="55" w:date="2023-08-12T11:38:20Z">
                <w:r w:rsidDel="00000000" w:rsidR="00000000" w:rsidRPr="00000000">
                  <w:rPr>
                    <w:rFonts w:ascii="Times New Roman" w:cs="Times New Roman" w:eastAsia="Times New Roman" w:hAnsi="Times New Roman"/>
                    <w:rtl w:val="0"/>
                  </w:rPr>
                  <w:t xml:space="preserve"> from the expected relationship of </w:t>
                </w:r>
              </w:ins>
            </w:sdtContent>
          </w:sdt>
          <w:sdt>
            <w:sdtPr>
              <w:tag w:val="goog_rdk_123"/>
            </w:sdtPr>
            <w:sdtContent>
              <w:del w:author="Guillermo Navalón" w:id="55" w:date="2023-08-12T11:38:20Z">
                <w:r w:rsidDel="00000000" w:rsidR="00000000" w:rsidRPr="00000000">
                  <w:rPr>
                    <w:rFonts w:ascii="Times New Roman" w:cs="Times New Roman" w:eastAsia="Times New Roman" w:hAnsi="Times New Roman"/>
                    <w:rtl w:val="0"/>
                  </w:rPr>
                  <w:delText xml:space="preserve"> of</w:delText>
                </w:r>
              </w:del>
            </w:sdtContent>
          </w:sdt>
          <w:r w:rsidDel="00000000" w:rsidR="00000000" w:rsidRPr="00000000">
            <w:rPr>
              <w:rFonts w:ascii="Times New Roman" w:cs="Times New Roman" w:eastAsia="Times New Roman" w:hAnsi="Times New Roman"/>
              <w:rtl w:val="0"/>
            </w:rPr>
            <w:t xml:space="preserve"> PD </w:t>
          </w:r>
          <w:sdt>
            <w:sdtPr>
              <w:tag w:val="goog_rdk_124"/>
            </w:sdtPr>
            <w:sdtContent>
              <w:del w:author="Guillermo Navalón" w:id="56" w:date="2023-08-12T11:38:33Z">
                <w:r w:rsidDel="00000000" w:rsidR="00000000" w:rsidRPr="00000000">
                  <w:rPr>
                    <w:rFonts w:ascii="Times New Roman" w:cs="Times New Roman" w:eastAsia="Times New Roman" w:hAnsi="Times New Roman"/>
                    <w:rtl w:val="0"/>
                  </w:rPr>
                  <w:delText xml:space="preserve">from </w:delText>
                </w:r>
              </w:del>
            </w:sdtContent>
          </w:sdt>
          <w:sdt>
            <w:sdtPr>
              <w:tag w:val="goog_rdk_125"/>
            </w:sdtPr>
            <w:sdtContent>
              <w:ins w:author="Guillermo Navalón" w:id="56" w:date="2023-08-12T11:38:33Z">
                <w:r w:rsidDel="00000000" w:rsidR="00000000" w:rsidRPr="00000000">
                  <w:rPr>
                    <w:rFonts w:ascii="Times New Roman" w:cs="Times New Roman" w:eastAsia="Times New Roman" w:hAnsi="Times New Roman"/>
                    <w:rtl w:val="0"/>
                  </w:rPr>
                  <w:t xml:space="preserve"> to species </w:t>
                </w:r>
              </w:ins>
            </w:sdtContent>
          </w:sdt>
          <w:r w:rsidDel="00000000" w:rsidR="00000000" w:rsidRPr="00000000">
            <w:rPr>
              <w:rFonts w:ascii="Times New Roman" w:cs="Times New Roman" w:eastAsia="Times New Roman" w:hAnsi="Times New Roman"/>
              <w:rtl w:val="0"/>
            </w:rPr>
            <w:t xml:space="preserve">richness (residual PD; Velasco and Pinto-Ledezma 2022)</w:t>
          </w:r>
          <w:sdt>
            <w:sdtPr>
              <w:tag w:val="goog_rdk_126"/>
            </w:sdtPr>
            <w:sdtContent>
              <w:ins w:author="Guillermo Navalón" w:id="57" w:date="2023-08-12T11:43:11Z">
                <w:r w:rsidDel="00000000" w:rsidR="00000000" w:rsidRPr="00000000">
                  <w:rPr>
                    <w:rFonts w:ascii="Times New Roman" w:cs="Times New Roman" w:eastAsia="Times New Roman" w:hAnsi="Times New Roman"/>
                    <w:rtl w:val="0"/>
                  </w:rPr>
                  <w:t xml:space="preserve"> and their connection with biotic and abiotic factors</w:t>
                </w:r>
              </w:ins>
            </w:sdtContent>
          </w:sdt>
          <w:r w:rsidDel="00000000" w:rsidR="00000000" w:rsidRPr="00000000">
            <w:rPr>
              <w:rFonts w:ascii="Times New Roman" w:cs="Times New Roman" w:eastAsia="Times New Roman" w:hAnsi="Times New Roman"/>
              <w:rtl w:val="0"/>
            </w:rPr>
            <w:t xml:space="preserve"> </w:t>
          </w:r>
          <w:sdt>
            <w:sdtPr>
              <w:tag w:val="goog_rdk_127"/>
            </w:sdtPr>
            <w:sdtContent>
              <w:ins w:author="Guillermo Navalón" w:id="58" w:date="2023-08-12T11:43:29Z">
                <w:r w:rsidDel="00000000" w:rsidR="00000000" w:rsidRPr="00000000">
                  <w:rPr>
                    <w:rFonts w:ascii="Times New Roman" w:cs="Times New Roman" w:eastAsia="Times New Roman" w:hAnsi="Times New Roman"/>
                    <w:rtl w:val="0"/>
                  </w:rPr>
                  <w:t xml:space="preserve">are</w:t>
                </w:r>
              </w:ins>
            </w:sdtContent>
          </w:sdt>
          <w:sdt>
            <w:sdtPr>
              <w:tag w:val="goog_rdk_128"/>
            </w:sdtPr>
            <w:sdtContent>
              <w:del w:author="Guillermo Navalón" w:id="58" w:date="2023-08-12T11:43:29Z">
                <w:r w:rsidDel="00000000" w:rsidR="00000000" w:rsidRPr="00000000">
                  <w:rPr>
                    <w:rFonts w:ascii="Times New Roman" w:cs="Times New Roman" w:eastAsia="Times New Roman" w:hAnsi="Times New Roman"/>
                    <w:rtl w:val="0"/>
                  </w:rPr>
                  <w:delText xml:space="preserve">is</w:delText>
                </w:r>
              </w:del>
            </w:sdtContent>
          </w:sdt>
          <w:r w:rsidDel="00000000" w:rsidR="00000000" w:rsidRPr="00000000">
            <w:rPr>
              <w:rFonts w:ascii="Times New Roman" w:cs="Times New Roman" w:eastAsia="Times New Roman" w:hAnsi="Times New Roman"/>
              <w:rtl w:val="0"/>
            </w:rPr>
            <w:t xml:space="preserve"> key </w:t>
          </w:r>
          <w:sdt>
            <w:sdtPr>
              <w:tag w:val="goog_rdk_129"/>
            </w:sdtPr>
            <w:sdtContent>
              <w:ins w:author="Guillermo Navalón" w:id="59" w:date="2023-08-12T11:43:32Z">
                <w:r w:rsidDel="00000000" w:rsidR="00000000" w:rsidRPr="00000000">
                  <w:rPr>
                    <w:rFonts w:ascii="Times New Roman" w:cs="Times New Roman" w:eastAsia="Times New Roman" w:hAnsi="Times New Roman"/>
                    <w:rtl w:val="0"/>
                  </w:rPr>
                  <w:t xml:space="preserve">areas </w:t>
                </w:r>
              </w:ins>
            </w:sdtContent>
          </w:sdt>
          <w:r w:rsidDel="00000000" w:rsidR="00000000" w:rsidRPr="00000000">
            <w:rPr>
              <w:rFonts w:ascii="Times New Roman" w:cs="Times New Roman" w:eastAsia="Times New Roman" w:hAnsi="Times New Roman"/>
              <w:rtl w:val="0"/>
            </w:rPr>
            <w:t xml:space="preserve">to </w:t>
          </w:r>
          <w:sdt>
            <w:sdtPr>
              <w:tag w:val="goog_rdk_130"/>
            </w:sdtPr>
            <w:sdtContent>
              <w:ins w:author="Guillermo Navalón" w:id="60" w:date="2023-08-12T11:43:35Z">
                <w:r w:rsidDel="00000000" w:rsidR="00000000" w:rsidRPr="00000000">
                  <w:rPr>
                    <w:rFonts w:ascii="Times New Roman" w:cs="Times New Roman" w:eastAsia="Times New Roman" w:hAnsi="Times New Roman"/>
                    <w:rtl w:val="0"/>
                  </w:rPr>
                  <w:t xml:space="preserve">further our </w:t>
                </w:r>
              </w:ins>
            </w:sdtContent>
          </w:sdt>
          <w:r w:rsidDel="00000000" w:rsidR="00000000" w:rsidRPr="00000000">
            <w:rPr>
              <w:rFonts w:ascii="Times New Roman" w:cs="Times New Roman" w:eastAsia="Times New Roman" w:hAnsi="Times New Roman"/>
              <w:rtl w:val="0"/>
            </w:rPr>
            <w:t xml:space="preserve">understanding</w:t>
          </w:r>
          <w:sdt>
            <w:sdtPr>
              <w:tag w:val="goog_rdk_131"/>
            </w:sdtPr>
            <w:sdtContent>
              <w:ins w:author="Guillermo Navalón" w:id="61" w:date="2023-08-12T11:43:41Z">
                <w:r w:rsidDel="00000000" w:rsidR="00000000" w:rsidRPr="00000000">
                  <w:rPr>
                    <w:rFonts w:ascii="Times New Roman" w:cs="Times New Roman" w:eastAsia="Times New Roman" w:hAnsi="Times New Roman"/>
                    <w:rtl w:val="0"/>
                  </w:rPr>
                  <w:t xml:space="preserve"> of</w:t>
                </w:r>
              </w:ins>
            </w:sdtContent>
          </w:sdt>
          <w:r w:rsidDel="00000000" w:rsidR="00000000" w:rsidRPr="00000000">
            <w:rPr>
              <w:rFonts w:ascii="Times New Roman" w:cs="Times New Roman" w:eastAsia="Times New Roman" w:hAnsi="Times New Roman"/>
              <w:rtl w:val="0"/>
            </w:rPr>
            <w:t xml:space="preserve"> the processes under</w:t>
          </w:r>
          <w:sdt>
            <w:sdtPr>
              <w:tag w:val="goog_rdk_132"/>
            </w:sdtPr>
            <w:sdtContent>
              <w:ins w:author="Guillermo Navalón" w:id="62" w:date="2023-08-12T11:39:26Z">
                <w:r w:rsidDel="00000000" w:rsidR="00000000" w:rsidRPr="00000000">
                  <w:rPr>
                    <w:rFonts w:ascii="Times New Roman" w:cs="Times New Roman" w:eastAsia="Times New Roman" w:hAnsi="Times New Roman"/>
                    <w:rtl w:val="0"/>
                  </w:rPr>
                  <w:t xml:space="preserve">pinning</w:t>
                </w:r>
              </w:ins>
            </w:sdtContent>
          </w:sdt>
          <w:sdt>
            <w:sdtPr>
              <w:tag w:val="goog_rdk_133"/>
            </w:sdtPr>
            <w:sdtContent>
              <w:del w:author="Guillermo Navalón" w:id="62" w:date="2023-08-12T11:39:26Z">
                <w:r w:rsidDel="00000000" w:rsidR="00000000" w:rsidRPr="00000000">
                  <w:rPr>
                    <w:rFonts w:ascii="Times New Roman" w:cs="Times New Roman" w:eastAsia="Times New Roman" w:hAnsi="Times New Roman"/>
                    <w:rtl w:val="0"/>
                  </w:rPr>
                  <w:delText xml:space="preserve">lying</w:delText>
                </w:r>
              </w:del>
            </w:sdtContent>
          </w:sdt>
          <w:r w:rsidDel="00000000" w:rsidR="00000000" w:rsidRPr="00000000">
            <w:rPr>
              <w:rFonts w:ascii="Times New Roman" w:cs="Times New Roman" w:eastAsia="Times New Roman" w:hAnsi="Times New Roman"/>
              <w:rtl w:val="0"/>
            </w:rPr>
            <w:t xml:space="preserve"> </w:t>
          </w:r>
          <w:sdt>
            <w:sdtPr>
              <w:tag w:val="goog_rdk_134"/>
            </w:sdtPr>
            <w:sdtContent>
              <w:del w:author="Guillermo Navalón" w:id="63" w:date="2023-08-12T11:39:20Z">
                <w:r w:rsidDel="00000000" w:rsidR="00000000" w:rsidRPr="00000000">
                  <w:rPr>
                    <w:rFonts w:ascii="Times New Roman" w:cs="Times New Roman" w:eastAsia="Times New Roman" w:hAnsi="Times New Roman"/>
                    <w:rtl w:val="0"/>
                  </w:rPr>
                  <w:delText xml:space="preserve">diversity </w:delText>
                </w:r>
              </w:del>
            </w:sdtContent>
          </w:sdt>
          <w:sdt>
            <w:sdtPr>
              <w:tag w:val="goog_rdk_135"/>
            </w:sdtPr>
            <w:sdtContent>
              <w:ins w:author="Guillermo Navalón" w:id="63" w:date="2023-08-12T11:39:20Z">
                <w:r w:rsidDel="00000000" w:rsidR="00000000" w:rsidRPr="00000000">
                  <w:rPr>
                    <w:rFonts w:ascii="Times New Roman" w:cs="Times New Roman" w:eastAsia="Times New Roman" w:hAnsi="Times New Roman"/>
                    <w:rtl w:val="0"/>
                  </w:rPr>
                  <w:t xml:space="preserve">geographic </w:t>
                </w:r>
              </w:ins>
            </w:sdtContent>
          </w:sdt>
          <w:r w:rsidDel="00000000" w:rsidR="00000000" w:rsidRPr="00000000">
            <w:rPr>
              <w:rFonts w:ascii="Times New Roman" w:cs="Times New Roman" w:eastAsia="Times New Roman" w:hAnsi="Times New Roman"/>
              <w:rtl w:val="0"/>
            </w:rPr>
            <w:t xml:space="preserve">patterns </w:t>
          </w:r>
          <w:sdt>
            <w:sdtPr>
              <w:tag w:val="goog_rdk_136"/>
            </w:sdtPr>
            <w:sdtContent>
              <w:ins w:author="Guillermo Navalón" w:id="64" w:date="2023-08-12T11:39:38Z">
                <w:r w:rsidDel="00000000" w:rsidR="00000000" w:rsidRPr="00000000">
                  <w:rPr>
                    <w:rFonts w:ascii="Times New Roman" w:cs="Times New Roman" w:eastAsia="Times New Roman" w:hAnsi="Times New Roman"/>
                    <w:rtl w:val="0"/>
                  </w:rPr>
                  <w:t xml:space="preserve">of diversity and to </w:t>
                </w:r>
              </w:ins>
            </w:sdtContent>
          </w:sdt>
          <w:sdt>
            <w:sdtPr>
              <w:tag w:val="goog_rdk_137"/>
            </w:sdtPr>
            <w:sdtContent>
              <w:del w:author="Guillermo Navalón" w:id="64" w:date="2023-08-12T11:39:38Z">
                <w:r w:rsidDel="00000000" w:rsidR="00000000" w:rsidRPr="00000000">
                  <w:rPr>
                    <w:rFonts w:ascii="Times New Roman" w:cs="Times New Roman" w:eastAsia="Times New Roman" w:hAnsi="Times New Roman"/>
                    <w:rtl w:val="0"/>
                  </w:rPr>
                  <w:delText xml:space="preserve">and </w:delText>
                </w:r>
              </w:del>
            </w:sdtContent>
          </w:sdt>
          <w:sdt>
            <w:sdtPr>
              <w:tag w:val="goog_rdk_138"/>
            </w:sdtPr>
            <w:sdtContent>
              <w:ins w:author="Guillermo Navalón" w:id="64" w:date="2023-08-12T11:39:38Z">
                <w:r w:rsidDel="00000000" w:rsidR="00000000" w:rsidRPr="00000000">
                  <w:rPr>
                    <w:rFonts w:ascii="Times New Roman" w:cs="Times New Roman" w:eastAsia="Times New Roman" w:hAnsi="Times New Roman"/>
                    <w:rtl w:val="0"/>
                  </w:rPr>
                  <w:t xml:space="preserve"> </w:t>
                </w:r>
              </w:ins>
            </w:sdtContent>
          </w:sdt>
          <w:sdt>
            <w:sdtPr>
              <w:tag w:val="goog_rdk_139"/>
            </w:sdtPr>
            <w:sdtContent>
              <w:del w:author="Guillermo Navalón" w:id="64" w:date="2023-08-12T11:39:38Z">
                <w:r w:rsidDel="00000000" w:rsidR="00000000" w:rsidRPr="00000000">
                  <w:rPr>
                    <w:rFonts w:ascii="Times New Roman" w:cs="Times New Roman" w:eastAsia="Times New Roman" w:hAnsi="Times New Roman"/>
                    <w:rtl w:val="0"/>
                  </w:rPr>
                  <w:delText xml:space="preserve">investigating</w:delText>
                </w:r>
              </w:del>
            </w:sdtContent>
          </w:sdt>
          <w:sdt>
            <w:sdtPr>
              <w:tag w:val="goog_rdk_140"/>
            </w:sdtPr>
            <w:sdtContent>
              <w:ins w:author="Guillermo Navalón" w:id="64" w:date="2023-08-12T11:39:38Z">
                <w:r w:rsidDel="00000000" w:rsidR="00000000" w:rsidRPr="00000000">
                  <w:rPr>
                    <w:rFonts w:ascii="Times New Roman" w:cs="Times New Roman" w:eastAsia="Times New Roman" w:hAnsi="Times New Roman"/>
                    <w:rtl w:val="0"/>
                  </w:rPr>
                  <w:t xml:space="preserve">proposing</w:t>
                </w:r>
              </w:ins>
            </w:sdtContent>
          </w:sdt>
          <w:r w:rsidDel="00000000" w:rsidR="00000000" w:rsidRPr="00000000">
            <w:rPr>
              <w:rFonts w:ascii="Times New Roman" w:cs="Times New Roman" w:eastAsia="Times New Roman" w:hAnsi="Times New Roman"/>
              <w:rtl w:val="0"/>
            </w:rPr>
            <w:t xml:space="preserve"> evolutionary scenarios </w:t>
          </w:r>
          <w:sdt>
            <w:sdtPr>
              <w:tag w:val="goog_rdk_141"/>
            </w:sdtPr>
            <w:sdtContent>
              <w:ins w:author="Guillermo Navalón" w:id="65" w:date="2023-08-12T11:38:08Z">
                <w:r w:rsidDel="00000000" w:rsidR="00000000" w:rsidRPr="00000000">
                  <w:rPr>
                    <w:rFonts w:ascii="Times New Roman" w:cs="Times New Roman" w:eastAsia="Times New Roman" w:hAnsi="Times New Roman"/>
                    <w:rtl w:val="0"/>
                  </w:rPr>
                  <w:t xml:space="preserve">consistent </w:t>
                </w:r>
              </w:ins>
            </w:sdtContent>
          </w:sdt>
          <w:sdt>
            <w:sdtPr>
              <w:tag w:val="goog_rdk_142"/>
            </w:sdtPr>
            <w:sdtContent>
              <w:del w:author="Guillermo Navalón" w:id="65" w:date="2023-08-12T11:38:08Z">
                <w:r w:rsidDel="00000000" w:rsidR="00000000" w:rsidRPr="00000000">
                  <w:rPr>
                    <w:rFonts w:ascii="Times New Roman" w:cs="Times New Roman" w:eastAsia="Times New Roman" w:hAnsi="Times New Roman"/>
                    <w:rtl w:val="0"/>
                  </w:rPr>
                  <w:delText xml:space="preserve">plausible </w:delText>
                </w:r>
              </w:del>
            </w:sdtContent>
          </w:sdt>
          <w:r w:rsidDel="00000000" w:rsidR="00000000" w:rsidRPr="00000000">
            <w:rPr>
              <w:rFonts w:ascii="Times New Roman" w:cs="Times New Roman" w:eastAsia="Times New Roman" w:hAnsi="Times New Roman"/>
              <w:rtl w:val="0"/>
            </w:rPr>
            <w:t xml:space="preserve">with such </w:t>
          </w:r>
          <w:sdt>
            <w:sdtPr>
              <w:tag w:val="goog_rdk_143"/>
            </w:sdtPr>
            <w:sdtContent>
              <w:del w:author="Guillermo Navalón" w:id="66" w:date="2023-08-12T11:40:01Z">
                <w:r w:rsidDel="00000000" w:rsidR="00000000" w:rsidRPr="00000000">
                  <w:rPr>
                    <w:rFonts w:ascii="Times New Roman" w:cs="Times New Roman" w:eastAsia="Times New Roman" w:hAnsi="Times New Roman"/>
                    <w:rtl w:val="0"/>
                  </w:rPr>
                  <w:delText xml:space="preserve">existing</w:delText>
                </w:r>
              </w:del>
            </w:sdtContent>
          </w:sdt>
          <w:r w:rsidDel="00000000" w:rsidR="00000000" w:rsidRPr="00000000">
            <w:rPr>
              <w:rFonts w:ascii="Times New Roman" w:cs="Times New Roman" w:eastAsia="Times New Roman" w:hAnsi="Times New Roman"/>
              <w:rtl w:val="0"/>
            </w:rPr>
            <w:t xml:space="preserve"> patterns.</w:t>
          </w:r>
          <w:sdt>
            <w:sdtPr>
              <w:tag w:val="goog_rdk_144"/>
            </w:sdtPr>
            <w:sdtContent>
              <w:ins w:author="Guillermo Navalón" w:id="33" w:date="2023-08-12T11:32:56Z">
                <w:r w:rsidDel="00000000" w:rsidR="00000000" w:rsidRPr="00000000">
                  <w:rPr>
                    <w:rFonts w:ascii="Times New Roman" w:cs="Times New Roman" w:eastAsia="Times New Roman" w:hAnsi="Times New Roman"/>
                    <w:rtl w:val="0"/>
                  </w:rPr>
                  <w:t xml:space="preserve"> </w:t>
                </w:r>
                <w:sdt>
                  <w:sdtPr>
                    <w:tag w:val="goog_rdk_145"/>
                  </w:sdtPr>
                  <w:sdtContent>
                    <w:del w:author="Guillermo Navalón" w:id="34" w:date="2023-08-12T11:50:22Z"/>
                  </w:sdtContent>
                </w:sdt>
              </w:ins>
              <w:sdt>
                <w:sdtPr>
                  <w:tag w:val="goog_rdk_146"/>
                </w:sdtPr>
                <w:sdtContent>
                  <w:commentRangeStart w:id="15"/>
                </w:sdtContent>
              </w:sdt>
              <w:ins w:author="Guillermo Navalón" w:id="33" w:date="2023-08-12T11:32:56Z">
                <w:del w:author="Guillermo Navalón" w:id="34" w:date="2023-08-12T11:50:22Z">
                  <w:r w:rsidDel="00000000" w:rsidR="00000000" w:rsidRPr="00000000">
                    <w:rPr>
                      <w:rFonts w:ascii="Times New Roman" w:cs="Times New Roman" w:eastAsia="Times New Roman" w:hAnsi="Times New Roman"/>
                      <w:rtl w:val="0"/>
                    </w:rPr>
                    <w:delText xml:space="preserve">This, in turn, may greatly enhance our ability to understand the evolutionary, ecological, and environmental factors that shape diversity dynamics (Davies and Buckley 2011; Tucker et al. 2017), as well as being an essential source of information for conservation purposes (Faith 1992; Redding and Mooers 2006). </w:delText>
                  </w:r>
                </w:del>
              </w:ins>
            </w:sdtContent>
          </w:sdt>
          <w:sdt>
            <w:sdtPr>
              <w:tag w:val="goog_rdk_147"/>
            </w:sdtPr>
            <w:sdtContent>
              <w:del w:author="Guillermo Navalón" w:id="34" w:date="2023-08-12T11:50:22Z">
                <w:commentRangeEnd w:id="15"/>
                <w:r w:rsidDel="00000000" w:rsidR="00000000" w:rsidRPr="00000000">
                  <w:commentReference w:id="15"/>
                </w:r>
                <w:r w:rsidDel="00000000" w:rsidR="00000000" w:rsidRPr="00000000">
                  <w:rPr>
                    <w:rtl w:val="0"/>
                  </w:rPr>
                </w:r>
              </w:del>
            </w:sdtContent>
          </w:sdt>
        </w:p>
      </w:sdtContent>
    </w:sdt>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sdt>
      <w:sdtPr>
        <w:tag w:val="goog_rdk_202"/>
      </w:sdtPr>
      <w:sdtContent>
        <w:p w:rsidR="00000000" w:rsidDel="00000000" w:rsidP="00000000" w:rsidRDefault="00000000" w:rsidRPr="00000000" w14:paraId="0000001A">
          <w:pPr>
            <w:jc w:val="both"/>
            <w:rPr>
              <w:ins w:author="Guillermo Navalón" w:id="89" w:date="2023-08-12T15:05:41Z"/>
              <w:rFonts w:ascii="Times New Roman" w:cs="Times New Roman" w:eastAsia="Times New Roman" w:hAnsi="Times New Roman"/>
            </w:rPr>
          </w:pPr>
          <w:sdt>
            <w:sdtPr>
              <w:tag w:val="goog_rdk_150"/>
            </w:sdtPr>
            <w:sdtContent>
              <w:ins w:author="Guillermo Navalón" w:id="67" w:date="2023-08-12T14:53:45Z">
                <w:r w:rsidDel="00000000" w:rsidR="00000000" w:rsidRPr="00000000">
                  <w:rPr>
                    <w:rFonts w:ascii="Times New Roman" w:cs="Times New Roman" w:eastAsia="Times New Roman" w:hAnsi="Times New Roman"/>
                    <w:rtl w:val="0"/>
                  </w:rPr>
                  <w:t xml:space="preserve">Therefore, </w:t>
                </w:r>
              </w:ins>
            </w:sdtContent>
          </w:sdt>
          <w:sdt>
            <w:sdtPr>
              <w:tag w:val="goog_rdk_151"/>
            </w:sdtPr>
            <w:sdtContent>
              <w:del w:author="Guillermo Navalón" w:id="67" w:date="2023-08-12T14:53:45Z">
                <w:r w:rsidDel="00000000" w:rsidR="00000000" w:rsidRPr="00000000">
                  <w:rPr>
                    <w:rFonts w:ascii="Times New Roman" w:cs="Times New Roman" w:eastAsia="Times New Roman" w:hAnsi="Times New Roman"/>
                    <w:rtl w:val="0"/>
                  </w:rPr>
                  <w:delText xml:space="preserve">A</w:delText>
                </w:r>
              </w:del>
            </w:sdtContent>
          </w:sdt>
          <w:sdt>
            <w:sdtPr>
              <w:tag w:val="goog_rdk_152"/>
            </w:sdtPr>
            <w:sdtContent>
              <w:ins w:author="Guillermo Navalón" w:id="67" w:date="2023-08-12T14:53:45Z">
                <w:r w:rsidDel="00000000" w:rsidR="00000000" w:rsidRPr="00000000">
                  <w:rPr>
                    <w:rFonts w:ascii="Times New Roman" w:cs="Times New Roman" w:eastAsia="Times New Roman" w:hAnsi="Times New Roman"/>
                    <w:rtl w:val="0"/>
                  </w:rPr>
                  <w:t xml:space="preserve">a</w:t>
                </w:r>
              </w:ins>
            </w:sdtContent>
          </w:sdt>
          <w:r w:rsidDel="00000000" w:rsidR="00000000" w:rsidRPr="00000000">
            <w:rPr>
              <w:rFonts w:ascii="Times New Roman" w:cs="Times New Roman" w:eastAsia="Times New Roman" w:hAnsi="Times New Roman"/>
              <w:rtl w:val="0"/>
            </w:rPr>
            <w:t xml:space="preserve">t local or regional scales, </w:t>
          </w:r>
          <w:sdt>
            <w:sdtPr>
              <w:tag w:val="goog_rdk_153"/>
            </w:sdtPr>
            <w:sdtContent>
              <w:del w:author="Guillermo Navalón" w:id="68" w:date="2023-08-12T11:49:58Z">
                <w:r w:rsidDel="00000000" w:rsidR="00000000" w:rsidRPr="00000000">
                  <w:rPr>
                    <w:rFonts w:ascii="Times New Roman" w:cs="Times New Roman" w:eastAsia="Times New Roman" w:hAnsi="Times New Roman"/>
                    <w:rtl w:val="0"/>
                  </w:rPr>
                  <w:delText xml:space="preserve">levels of </w:delText>
                </w:r>
              </w:del>
            </w:sdtContent>
          </w:sdt>
          <w:sdt>
            <w:sdtPr>
              <w:tag w:val="goog_rdk_154"/>
            </w:sdtPr>
            <w:sdtContent>
              <w:ins w:author="Guillermo Navalón" w:id="68" w:date="2023-08-12T11:49:58Z">
                <w:r w:rsidDel="00000000" w:rsidR="00000000" w:rsidRPr="00000000">
                  <w:rPr>
                    <w:rFonts w:ascii="Times New Roman" w:cs="Times New Roman" w:eastAsia="Times New Roman" w:hAnsi="Times New Roman"/>
                    <w:rtl w:val="0"/>
                  </w:rPr>
                  <w:t xml:space="preserve"> deviations from the expected relationship of PD to species richness (</w:t>
                </w:r>
              </w:ins>
            </w:sdtContent>
          </w:sdt>
          <w:r w:rsidDel="00000000" w:rsidR="00000000" w:rsidRPr="00000000">
            <w:rPr>
              <w:rFonts w:ascii="Times New Roman" w:cs="Times New Roman" w:eastAsia="Times New Roman" w:hAnsi="Times New Roman"/>
              <w:rtl w:val="0"/>
            </w:rPr>
            <w:t xml:space="preserve">residual PD</w:t>
          </w:r>
          <w:sdt>
            <w:sdtPr>
              <w:tag w:val="goog_rdk_155"/>
            </w:sdtPr>
            <w:sdtContent>
              <w:ins w:author="Guillermo Navalón" w:id="69" w:date="2023-08-12T12:28:30Z">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 might </w:t>
          </w:r>
          <w:sdt>
            <w:sdtPr>
              <w:tag w:val="goog_rdk_156"/>
            </w:sdtPr>
            <w:sdtContent>
              <w:ins w:author="Guillermo Navalón" w:id="70" w:date="2023-08-12T12:09:01Z">
                <w:r w:rsidDel="00000000" w:rsidR="00000000" w:rsidRPr="00000000">
                  <w:rPr>
                    <w:rFonts w:ascii="Times New Roman" w:cs="Times New Roman" w:eastAsia="Times New Roman" w:hAnsi="Times New Roman"/>
                    <w:rtl w:val="0"/>
                  </w:rPr>
                  <w:t xml:space="preserve">indicate </w:t>
                </w:r>
              </w:ins>
            </w:sdtContent>
          </w:sdt>
          <w:sdt>
            <w:sdtPr>
              <w:tag w:val="goog_rdk_157"/>
            </w:sdtPr>
            <w:sdtContent>
              <w:del w:author="Guillermo Navalón" w:id="70" w:date="2023-08-12T12:09:01Z">
                <w:r w:rsidDel="00000000" w:rsidR="00000000" w:rsidRPr="00000000">
                  <w:rPr>
                    <w:rFonts w:ascii="Times New Roman" w:cs="Times New Roman" w:eastAsia="Times New Roman" w:hAnsi="Times New Roman"/>
                    <w:rtl w:val="0"/>
                  </w:rPr>
                  <w:delText xml:space="preserve">reflect </w:delText>
                </w:r>
              </w:del>
            </w:sdtContent>
          </w:sdt>
          <w:r w:rsidDel="00000000" w:rsidR="00000000" w:rsidRPr="00000000">
            <w:rPr>
              <w:rFonts w:ascii="Times New Roman" w:cs="Times New Roman" w:eastAsia="Times New Roman" w:hAnsi="Times New Roman"/>
              <w:rtl w:val="0"/>
            </w:rPr>
            <w:t xml:space="preserve">the existence of biotic or abiotic </w:t>
          </w:r>
          <w:sdt>
            <w:sdtPr>
              <w:tag w:val="goog_rdk_158"/>
            </w:sdtPr>
            <w:sdtContent>
              <w:ins w:author="Guillermo Navalón" w:id="71" w:date="2023-08-12T12:28:48Z">
                <w:r w:rsidDel="00000000" w:rsidR="00000000" w:rsidRPr="00000000">
                  <w:rPr>
                    <w:rFonts w:ascii="Times New Roman" w:cs="Times New Roman" w:eastAsia="Times New Roman" w:hAnsi="Times New Roman"/>
                    <w:rtl w:val="0"/>
                  </w:rPr>
                  <w:t xml:space="preserve">factors affecting the</w:t>
                </w:r>
              </w:ins>
            </w:sdtContent>
          </w:sdt>
          <w:sdt>
            <w:sdtPr>
              <w:tag w:val="goog_rdk_159"/>
            </w:sdtPr>
            <w:sdtContent>
              <w:del w:author="Guillermo Navalón" w:id="71" w:date="2023-08-12T12:28:48Z">
                <w:r w:rsidDel="00000000" w:rsidR="00000000" w:rsidRPr="00000000">
                  <w:rPr>
                    <w:rFonts w:ascii="Times New Roman" w:cs="Times New Roman" w:eastAsia="Times New Roman" w:hAnsi="Times New Roman"/>
                    <w:rtl w:val="0"/>
                  </w:rPr>
                  <w:delText xml:space="preserve">filters in the</w:delText>
                </w:r>
              </w:del>
            </w:sdtContent>
          </w:sdt>
          <w:r w:rsidDel="00000000" w:rsidR="00000000" w:rsidRPr="00000000">
            <w:rPr>
              <w:rFonts w:ascii="Times New Roman" w:cs="Times New Roman" w:eastAsia="Times New Roman" w:hAnsi="Times New Roman"/>
              <w:rtl w:val="0"/>
            </w:rPr>
            <w:t xml:space="preserve"> community assembly.</w:t>
          </w:r>
          <w:sdt>
            <w:sdtPr>
              <w:tag w:val="goog_rdk_160"/>
            </w:sdtPr>
            <w:sdtContent>
              <w:ins w:author="Guillermo Navalón" w:id="72" w:date="2023-08-12T12:36:55Z">
                <w:r w:rsidDel="00000000" w:rsidR="00000000" w:rsidRPr="00000000">
                  <w:rPr>
                    <w:rFonts w:ascii="Times New Roman" w:cs="Times New Roman" w:eastAsia="Times New Roman" w:hAnsi="Times New Roman"/>
                    <w:rtl w:val="0"/>
                  </w:rPr>
                  <w:t xml:space="preserve"> L</w:t>
                </w:r>
              </w:ins>
            </w:sdtContent>
          </w:sdt>
          <w:sdt>
            <w:sdtPr>
              <w:tag w:val="goog_rdk_161"/>
            </w:sdtPr>
            <w:sdtContent>
              <w:del w:author="Guillermo Navalón" w:id="72" w:date="2023-08-12T12:36:55Z">
                <w:r w:rsidDel="00000000" w:rsidR="00000000" w:rsidRPr="00000000">
                  <w:rPr>
                    <w:rFonts w:ascii="Times New Roman" w:cs="Times New Roman" w:eastAsia="Times New Roman" w:hAnsi="Times New Roman"/>
                    <w:rtl w:val="0"/>
                  </w:rPr>
                  <w:delText xml:space="preserve"> </w:delText>
                </w:r>
              </w:del>
            </w:sdtContent>
          </w:sdt>
          <w:sdt>
            <w:sdtPr>
              <w:tag w:val="goog_rdk_162"/>
            </w:sdtPr>
            <w:sdtContent>
              <w:ins w:author="Guillermo Navalón" w:id="73" w:date="2023-08-12T12:09:19Z">
                <w:sdt>
                  <w:sdtPr>
                    <w:tag w:val="goog_rdk_163"/>
                  </w:sdtPr>
                  <w:sdtContent>
                    <w:del w:author="Guillermo Navalón" w:id="72" w:date="2023-08-12T12:36:55Z">
                      <w:r w:rsidDel="00000000" w:rsidR="00000000" w:rsidRPr="00000000">
                        <w:rPr>
                          <w:rFonts w:ascii="Times New Roman" w:cs="Times New Roman" w:eastAsia="Times New Roman" w:hAnsi="Times New Roman"/>
                          <w:rtl w:val="0"/>
                        </w:rPr>
                        <w:delText xml:space="preserve">For instance</w:delText>
                      </w:r>
                    </w:del>
                  </w:sdtContent>
                </w:sdt>
              </w:ins>
            </w:sdtContent>
          </w:sdt>
          <w:sdt>
            <w:sdtPr>
              <w:tag w:val="goog_rdk_164"/>
            </w:sdtPr>
            <w:sdtContent>
              <w:del w:author="Guillermo Navalón" w:id="72" w:date="2023-08-12T12:36:55Z">
                <w:r w:rsidDel="00000000" w:rsidR="00000000" w:rsidRPr="00000000">
                  <w:rPr>
                    <w:rFonts w:ascii="Times New Roman" w:cs="Times New Roman" w:eastAsia="Times New Roman" w:hAnsi="Times New Roman"/>
                    <w:rtl w:val="0"/>
                  </w:rPr>
                  <w:delText xml:space="preserve">In this case</w:delText>
                </w:r>
                <w:r w:rsidDel="00000000" w:rsidR="00000000" w:rsidRPr="00000000">
                  <w:rPr>
                    <w:rFonts w:ascii="Times New Roman" w:cs="Times New Roman" w:eastAsia="Times New Roman" w:hAnsi="Times New Roman"/>
                    <w:rtl w:val="0"/>
                  </w:rPr>
                  <w:delText xml:space="preserve">, l</w:delText>
                </w:r>
              </w:del>
            </w:sdtContent>
          </w:sdt>
          <w:r w:rsidDel="00000000" w:rsidR="00000000" w:rsidRPr="00000000">
            <w:rPr>
              <w:rFonts w:ascii="Times New Roman" w:cs="Times New Roman" w:eastAsia="Times New Roman" w:hAnsi="Times New Roman"/>
              <w:rtl w:val="0"/>
            </w:rPr>
            <w:t xml:space="preserve">ow residual PD could reflect a</w:t>
          </w:r>
          <w:sdt>
            <w:sdtPr>
              <w:tag w:val="goog_rdk_165"/>
            </w:sdtPr>
            <w:sdtContent>
              <w:ins w:author="Guillermo Navalón" w:id="74" w:date="2023-08-12T12:12:34Z">
                <w:r w:rsidDel="00000000" w:rsidR="00000000" w:rsidRPr="00000000">
                  <w:rPr>
                    <w:rFonts w:ascii="Times New Roman" w:cs="Times New Roman" w:eastAsia="Times New Roman" w:hAnsi="Times New Roman"/>
                    <w:rtl w:val="0"/>
                  </w:rPr>
                  <w:t xml:space="preserve"> species </w:t>
                </w:r>
              </w:ins>
            </w:sdtContent>
          </w:sdt>
          <w:sdt>
            <w:sdtPr>
              <w:tag w:val="goog_rdk_166"/>
            </w:sdtPr>
            <w:sdtContent>
              <w:del w:author="Guillermo Navalón" w:id="74" w:date="2023-08-12T12:12:34Z">
                <w:r w:rsidDel="00000000" w:rsidR="00000000" w:rsidRPr="00000000">
                  <w:rPr>
                    <w:rFonts w:ascii="Times New Roman" w:cs="Times New Roman" w:eastAsia="Times New Roman" w:hAnsi="Times New Roman"/>
                    <w:rtl w:val="0"/>
                  </w:rPr>
                  <w:delText xml:space="preserve">n </w:delText>
                </w:r>
              </w:del>
            </w:sdtContent>
          </w:sdt>
          <w:r w:rsidDel="00000000" w:rsidR="00000000" w:rsidRPr="00000000">
            <w:rPr>
              <w:rFonts w:ascii="Times New Roman" w:cs="Times New Roman" w:eastAsia="Times New Roman" w:hAnsi="Times New Roman"/>
              <w:rtl w:val="0"/>
            </w:rPr>
            <w:t xml:space="preserve">assembly governed </w:t>
          </w:r>
          <w:sdt>
            <w:sdtPr>
              <w:tag w:val="goog_rdk_167"/>
            </w:sdtPr>
            <w:sdtContent>
              <w:commentRangeStart w:id="16"/>
            </w:sdtContent>
          </w:sdt>
          <w:r w:rsidDel="00000000" w:rsidR="00000000" w:rsidRPr="00000000">
            <w:rPr>
              <w:rFonts w:ascii="Times New Roman" w:cs="Times New Roman" w:eastAsia="Times New Roman" w:hAnsi="Times New Roman"/>
              <w:rtl w:val="0"/>
            </w:rPr>
            <w:t xml:space="preserve">by strong abiotic (e.g., habitat) filtering</w:t>
          </w:r>
          <w:sdt>
            <w:sdtPr>
              <w:tag w:val="goog_rdk_168"/>
            </w:sdtPr>
            <w:sdtContent>
              <w:ins w:author="Guillermo Navalón" w:id="75" w:date="2023-08-12T12:37:01Z">
                <w:r w:rsidDel="00000000" w:rsidR="00000000" w:rsidRPr="00000000">
                  <w:rPr>
                    <w:rFonts w:ascii="Times New Roman" w:cs="Times New Roman" w:eastAsia="Times New Roman" w:hAnsi="Times New Roman"/>
                    <w:rtl w:val="0"/>
                  </w:rPr>
                  <w:t xml:space="preserve">. </w:t>
                </w:r>
              </w:ins>
              <w:sdt>
                <w:sdtPr>
                  <w:tag w:val="goog_rdk_169"/>
                </w:sdtPr>
                <w:sdtContent>
                  <w:commentRangeStart w:id="17"/>
                </w:sdtContent>
              </w:sdt>
              <w:ins w:author="Guillermo Navalón" w:id="75" w:date="2023-08-12T12:37:01Z">
                <w:r w:rsidDel="00000000" w:rsidR="00000000" w:rsidRPr="00000000">
                  <w:rPr>
                    <w:rFonts w:ascii="Times New Roman" w:cs="Times New Roman" w:eastAsia="Times New Roman" w:hAnsi="Times New Roman"/>
                    <w:rtl w:val="0"/>
                  </w:rPr>
                  <w:t xml:space="preserve">For instance, lineages diversifying within a restricted habitat with limited dispersal from and to the region will lead </w:t>
                </w:r>
              </w:ins>
            </w:sdtContent>
          </w:sdt>
          <w:sdt>
            <w:sdtPr>
              <w:tag w:val="goog_rdk_170"/>
            </w:sdtPr>
            <w:sdtContent>
              <w:del w:author="Guillermo Navalón" w:id="75" w:date="2023-08-12T12:37:01Z">
                <w:r w:rsidDel="00000000" w:rsidR="00000000" w:rsidRPr="00000000">
                  <w:rPr>
                    <w:rFonts w:ascii="Times New Roman" w:cs="Times New Roman" w:eastAsia="Times New Roman" w:hAnsi="Times New Roman"/>
                    <w:rtl w:val="0"/>
                  </w:rPr>
                  <w:delText xml:space="preserve">,</w:delText>
                </w:r>
                <w:commentRangeEnd w:id="16"/>
                <w:r w:rsidDel="00000000" w:rsidR="00000000" w:rsidRPr="00000000">
                  <w:commentReference w:id="16"/>
                </w:r>
                <w:r w:rsidDel="00000000" w:rsidR="00000000" w:rsidRPr="00000000">
                  <w:rPr>
                    <w:rFonts w:ascii="Times New Roman" w:cs="Times New Roman" w:eastAsia="Times New Roman" w:hAnsi="Times New Roman"/>
                    <w:rtl w:val="0"/>
                  </w:rPr>
                  <w:delText xml:space="preserve"> leading to</w:delText>
                </w:r>
              </w:del>
            </w:sdtContent>
          </w:sdt>
          <w:sdt>
            <w:sdtPr>
              <w:tag w:val="goog_rdk_171"/>
            </w:sdtPr>
            <w:sdtContent>
              <w:ins w:author="Guillermo Navalón" w:id="75" w:date="2023-08-12T12:37:01Z">
                <w:r w:rsidDel="00000000" w:rsidR="00000000" w:rsidRPr="00000000">
                  <w:rPr>
                    <w:rFonts w:ascii="Times New Roman" w:cs="Times New Roman" w:eastAsia="Times New Roman" w:hAnsi="Times New Roman"/>
                    <w:rtl w:val="0"/>
                  </w:rPr>
                  <w:t xml:space="preserve">to</w:t>
                </w:r>
              </w:ins>
            </w:sdtContent>
          </w:sdt>
          <w:r w:rsidDel="00000000" w:rsidR="00000000" w:rsidRPr="00000000">
            <w:rPr>
              <w:rFonts w:ascii="Times New Roman" w:cs="Times New Roman" w:eastAsia="Times New Roman" w:hAnsi="Times New Roman"/>
              <w:rtl w:val="0"/>
            </w:rPr>
            <w:t xml:space="preserve"> the coexistence of</w:t>
          </w:r>
          <w:sdt>
            <w:sdtPr>
              <w:tag w:val="goog_rdk_172"/>
            </w:sdtPr>
            <w:sdtContent>
              <w:ins w:author="Guillermo Navalón" w:id="76" w:date="2023-08-12T12:44:54Z">
                <w:r w:rsidDel="00000000" w:rsidR="00000000" w:rsidRPr="00000000">
                  <w:rPr>
                    <w:rFonts w:ascii="Times New Roman" w:cs="Times New Roman" w:eastAsia="Times New Roman" w:hAnsi="Times New Roman"/>
                    <w:rtl w:val="0"/>
                  </w:rPr>
                  <w:t xml:space="preserve"> a higher proportion of</w:t>
                </w:r>
              </w:ins>
            </w:sdtContent>
          </w:sdt>
          <w:r w:rsidDel="00000000" w:rsidR="00000000" w:rsidRPr="00000000">
            <w:rPr>
              <w:rFonts w:ascii="Times New Roman" w:cs="Times New Roman" w:eastAsia="Times New Roman" w:hAnsi="Times New Roman"/>
              <w:rtl w:val="0"/>
            </w:rPr>
            <w:t xml:space="preserve"> closely related species</w:t>
          </w:r>
          <w:sdt>
            <w:sdtPr>
              <w:tag w:val="goog_rdk_173"/>
            </w:sdtPr>
            <w:sdtContent>
              <w:ins w:author="Guillermo Navalón" w:id="77" w:date="2023-08-12T14:54:41Z">
                <w:r w:rsidDel="00000000" w:rsidR="00000000" w:rsidRPr="00000000">
                  <w:rPr>
                    <w:rFonts w:ascii="Times New Roman" w:cs="Times New Roman" w:eastAsia="Times New Roman" w:hAnsi="Times New Roman"/>
                    <w:rtl w:val="0"/>
                  </w:rPr>
                  <w:t xml:space="preserve"> than expected by the</w:t>
                </w:r>
                <w:commentRangeEnd w:id="17"/>
                <w:r w:rsidDel="00000000" w:rsidR="00000000" w:rsidRPr="00000000">
                  <w:commentReference w:id="17"/>
                </w:r>
                <w:r w:rsidDel="00000000" w:rsidR="00000000" w:rsidRPr="00000000">
                  <w:rPr>
                    <w:rFonts w:ascii="Times New Roman" w:cs="Times New Roman" w:eastAsia="Times New Roman" w:hAnsi="Times New Roman"/>
                    <w:rtl w:val="0"/>
                  </w:rPr>
                  <w:t xml:space="preserve"> number of species</w:t>
                </w:r>
              </w:ins>
            </w:sdtContent>
          </w:sdt>
          <w:r w:rsidDel="00000000" w:rsidR="00000000" w:rsidRPr="00000000">
            <w:rPr>
              <w:rFonts w:ascii="Times New Roman" w:cs="Times New Roman" w:eastAsia="Times New Roman" w:hAnsi="Times New Roman"/>
              <w:rtl w:val="0"/>
            </w:rPr>
            <w:t xml:space="preserve"> which,</w:t>
          </w:r>
          <w:sdt>
            <w:sdtPr>
              <w:tag w:val="goog_rdk_174"/>
            </w:sdtPr>
            <w:sdtContent>
              <w:commentRangeStart w:id="18"/>
            </w:sdtContent>
          </w:sdt>
          <w:r w:rsidDel="00000000" w:rsidR="00000000" w:rsidRPr="00000000">
            <w:rPr>
              <w:rFonts w:ascii="Times New Roman" w:cs="Times New Roman" w:eastAsia="Times New Roman" w:hAnsi="Times New Roman"/>
              <w:rtl w:val="0"/>
            </w:rPr>
            <w:t xml:space="preserve"> considering niche conservatism principles,</w:t>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 would presumably be ecologically similar (Romdal et al. 2013; Pyron et al. 2015; Chazot et al. 2021). In contrast, high residual PD </w:t>
          </w:r>
          <w:sdt>
            <w:sdtPr>
              <w:tag w:val="goog_rdk_175"/>
            </w:sdtPr>
            <w:sdtContent>
              <w:ins w:author="Guillermo Navalón" w:id="78" w:date="2023-08-12T12:35:22Z">
                <w:r w:rsidDel="00000000" w:rsidR="00000000" w:rsidRPr="00000000">
                  <w:rPr>
                    <w:rFonts w:ascii="Times New Roman" w:cs="Times New Roman" w:eastAsia="Times New Roman" w:hAnsi="Times New Roman"/>
                    <w:rtl w:val="0"/>
                  </w:rPr>
                  <w:t xml:space="preserve">may reflect the </w:t>
                </w:r>
              </w:ins>
            </w:sdtContent>
          </w:sdt>
          <w:sdt>
            <w:sdtPr>
              <w:tag w:val="goog_rdk_176"/>
            </w:sdtPr>
            <w:sdtContent>
              <w:del w:author="Guillermo Navalón" w:id="78" w:date="2023-08-12T12:35:22Z">
                <w:r w:rsidDel="00000000" w:rsidR="00000000" w:rsidRPr="00000000">
                  <w:rPr>
                    <w:rFonts w:ascii="Times New Roman" w:cs="Times New Roman" w:eastAsia="Times New Roman" w:hAnsi="Times New Roman"/>
                    <w:rtl w:val="0"/>
                  </w:rPr>
                  <w:delText xml:space="preserve">would</w:delText>
                </w:r>
              </w:del>
            </w:sdtContent>
          </w:sdt>
          <w:r w:rsidDel="00000000" w:rsidR="00000000" w:rsidRPr="00000000">
            <w:rPr>
              <w:rFonts w:ascii="Times New Roman" w:cs="Times New Roman" w:eastAsia="Times New Roman" w:hAnsi="Times New Roman"/>
              <w:rtl w:val="0"/>
            </w:rPr>
            <w:t xml:space="preserve"> prima</w:t>
          </w:r>
          <w:sdt>
            <w:sdtPr>
              <w:tag w:val="goog_rdk_177"/>
            </w:sdtPr>
            <w:sdtContent>
              <w:ins w:author="Guillermo Navalón" w:id="79" w:date="2023-08-12T12:35:27Z">
                <w:r w:rsidDel="00000000" w:rsidR="00000000" w:rsidRPr="00000000">
                  <w:rPr>
                    <w:rFonts w:ascii="Times New Roman" w:cs="Times New Roman" w:eastAsia="Times New Roman" w:hAnsi="Times New Roman"/>
                    <w:rtl w:val="0"/>
                  </w:rPr>
                  <w:t xml:space="preserve">cy</w:t>
                </w:r>
              </w:ins>
            </w:sdtContent>
          </w:sdt>
          <w:sdt>
            <w:sdtPr>
              <w:tag w:val="goog_rdk_178"/>
            </w:sdtPr>
            <w:sdtContent>
              <w:del w:author="Guillermo Navalón" w:id="79" w:date="2023-08-12T12:35:27Z">
                <w:r w:rsidDel="00000000" w:rsidR="00000000" w:rsidRPr="00000000">
                  <w:rPr>
                    <w:rFonts w:ascii="Times New Roman" w:cs="Times New Roman" w:eastAsia="Times New Roman" w:hAnsi="Times New Roman"/>
                    <w:rtl w:val="0"/>
                  </w:rPr>
                  <w:delText xml:space="preserve">rily</w:delText>
                </w:r>
              </w:del>
            </w:sdtContent>
          </w:sdt>
          <w:r w:rsidDel="00000000" w:rsidR="00000000" w:rsidRPr="00000000">
            <w:rPr>
              <w:rFonts w:ascii="Times New Roman" w:cs="Times New Roman" w:eastAsia="Times New Roman" w:hAnsi="Times New Roman"/>
              <w:rtl w:val="0"/>
            </w:rPr>
            <w:t xml:space="preserve"> </w:t>
          </w:r>
          <w:sdt>
            <w:sdtPr>
              <w:tag w:val="goog_rdk_179"/>
            </w:sdtPr>
            <w:sdtContent>
              <w:del w:author="Guillermo Navalón" w:id="80" w:date="2023-08-12T12:35:34Z">
                <w:r w:rsidDel="00000000" w:rsidR="00000000" w:rsidRPr="00000000">
                  <w:rPr>
                    <w:rFonts w:ascii="Times New Roman" w:cs="Times New Roman" w:eastAsia="Times New Roman" w:hAnsi="Times New Roman"/>
                    <w:rtl w:val="0"/>
                  </w:rPr>
                  <w:delText xml:space="preserve">reflect</w:delText>
                </w:r>
              </w:del>
            </w:sdtContent>
          </w:sdt>
          <w:sdt>
            <w:sdtPr>
              <w:tag w:val="goog_rdk_180"/>
            </w:sdtPr>
            <w:sdtContent>
              <w:ins w:author="Guillermo Navalón" w:id="80" w:date="2023-08-12T12:35:34Z">
                <w:r w:rsidDel="00000000" w:rsidR="00000000" w:rsidRPr="00000000">
                  <w:rPr>
                    <w:rFonts w:ascii="Times New Roman" w:cs="Times New Roman" w:eastAsia="Times New Roman" w:hAnsi="Times New Roman"/>
                    <w:rtl w:val="0"/>
                  </w:rPr>
                  <w:t xml:space="preserve"> of</w:t>
                </w:r>
              </w:ins>
            </w:sdtContent>
          </w:sdt>
          <w:r w:rsidDel="00000000" w:rsidR="00000000" w:rsidRPr="00000000">
            <w:rPr>
              <w:rFonts w:ascii="Times New Roman" w:cs="Times New Roman" w:eastAsia="Times New Roman" w:hAnsi="Times New Roman"/>
              <w:rtl w:val="0"/>
            </w:rPr>
            <w:t xml:space="preserve"> biotic (e.g., competition) filtering</w:t>
          </w:r>
          <w:sdt>
            <w:sdtPr>
              <w:tag w:val="goog_rdk_181"/>
            </w:sdtPr>
            <w:sdtContent>
              <w:ins w:author="Guillermo Navalón" w:id="81" w:date="2023-08-12T12:45:17Z">
                <w:r w:rsidDel="00000000" w:rsidR="00000000" w:rsidRPr="00000000">
                  <w:rPr>
                    <w:rFonts w:ascii="Times New Roman" w:cs="Times New Roman" w:eastAsia="Times New Roman" w:hAnsi="Times New Roman"/>
                    <w:rtl w:val="0"/>
                  </w:rPr>
                  <w:t xml:space="preserve">. For instance, lineages diversifying and dispersing unconstrained among habitats may </w:t>
                </w:r>
              </w:ins>
            </w:sdtContent>
          </w:sdt>
          <w:sdt>
            <w:sdtPr>
              <w:tag w:val="goog_rdk_182"/>
            </w:sdtPr>
            <w:sdtContent>
              <w:del w:author="Guillermo Navalón" w:id="81" w:date="2023-08-12T12:45:17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result</w:t>
          </w:r>
          <w:sdt>
            <w:sdtPr>
              <w:tag w:val="goog_rdk_183"/>
            </w:sdtPr>
            <w:sdtContent>
              <w:del w:author="Guillermo Navalón" w:id="82" w:date="2023-08-12T14:56:40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in </w:t>
          </w:r>
          <w:sdt>
            <w:sdtPr>
              <w:tag w:val="goog_rdk_184"/>
            </w:sdtPr>
            <w:sdtContent>
              <w:del w:author="Guillermo Navalón" w:id="83" w:date="2023-08-12T14:56:51Z">
                <w:r w:rsidDel="00000000" w:rsidR="00000000" w:rsidRPr="00000000">
                  <w:rPr>
                    <w:rFonts w:ascii="Times New Roman" w:cs="Times New Roman" w:eastAsia="Times New Roman" w:hAnsi="Times New Roman"/>
                    <w:rtl w:val="0"/>
                  </w:rPr>
                  <w:delText xml:space="preserve">the coexistence </w:delText>
                </w:r>
              </w:del>
            </w:sdtContent>
          </w:sdt>
          <w:sdt>
            <w:sdtPr>
              <w:tag w:val="goog_rdk_185"/>
            </w:sdtPr>
            <w:sdtContent>
              <w:del w:author="Guillermo Navalón" w:id="84" w:date="2023-08-12T14:56:57Z">
                <w:r w:rsidDel="00000000" w:rsidR="00000000" w:rsidRPr="00000000">
                  <w:rPr>
                    <w:rFonts w:ascii="Times New Roman" w:cs="Times New Roman" w:eastAsia="Times New Roman" w:hAnsi="Times New Roman"/>
                    <w:rtl w:val="0"/>
                  </w:rPr>
                  <w:delText xml:space="preserve">of species</w:delText>
                </w:r>
              </w:del>
            </w:sdtContent>
          </w:sdt>
          <w:sdt>
            <w:sdtPr>
              <w:tag w:val="goog_rdk_186"/>
            </w:sdtPr>
            <w:sdtContent>
              <w:ins w:author="Guillermo Navalón" w:id="85" w:date="2023-08-12T14:57:00Z">
                <w:sdt>
                  <w:sdtPr>
                    <w:tag w:val="goog_rdk_187"/>
                  </w:sdtPr>
                  <w:sdtContent>
                    <w:del w:author="Guillermo Navalón" w:id="84" w:date="2023-08-12T14:56:57Z">
                      <w:r w:rsidDel="00000000" w:rsidR="00000000" w:rsidRPr="00000000">
                        <w:rPr>
                          <w:rFonts w:ascii="Times New Roman" w:cs="Times New Roman" w:eastAsia="Times New Roman" w:hAnsi="Times New Roman"/>
                          <w:rtl w:val="0"/>
                        </w:rPr>
                        <w:delText xml:space="preserve"> </w:delText>
                      </w:r>
                    </w:del>
                  </w:sdtContent>
                </w:sdt>
              </w:ins>
            </w:sdtContent>
          </w:sdt>
          <w:sdt>
            <w:sdtPr>
              <w:tag w:val="goog_rdk_188"/>
            </w:sdtPr>
            <w:sdtContent>
              <w:ins w:author="Guillermo Navalón" w:id="84" w:date="2023-08-12T14:56:57Z">
                <w:r w:rsidDel="00000000" w:rsidR="00000000" w:rsidRPr="00000000">
                  <w:rPr>
                    <w:rFonts w:ascii="Times New Roman" w:cs="Times New Roman" w:eastAsia="Times New Roman" w:hAnsi="Times New Roman"/>
                    <w:rtl w:val="0"/>
                  </w:rPr>
                  <w:t xml:space="preserve"> ecologically diverse spatial </w:t>
                </w:r>
              </w:ins>
            </w:sdtContent>
          </w:sdt>
          <w:sdt>
            <w:sdtPr>
              <w:tag w:val="goog_rdk_189"/>
            </w:sdtPr>
            <w:sdtContent>
              <w:ins w:author="Guillermo Navalón" w:id="85" w:date="2023-08-12T14:57:00Z">
                <w:r w:rsidDel="00000000" w:rsidR="00000000" w:rsidRPr="00000000">
                  <w:rPr>
                    <w:rFonts w:ascii="Times New Roman" w:cs="Times New Roman" w:eastAsia="Times New Roman" w:hAnsi="Times New Roman"/>
                    <w:rtl w:val="0"/>
                  </w:rPr>
                  <w:t xml:space="preserve">assemblages </w:t>
                </w:r>
              </w:ins>
            </w:sdtContent>
          </w:sdt>
          <w:sdt>
            <w:sdtPr>
              <w:tag w:val="goog_rdk_190"/>
            </w:sdtPr>
            <w:sdtContent>
              <w:del w:author="Guillermo Navalón" w:id="85" w:date="2023-08-12T14:57:00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with</w:t>
          </w:r>
          <w:sdt>
            <w:sdtPr>
              <w:tag w:val="goog_rdk_191"/>
            </w:sdtPr>
            <w:sdtContent>
              <w:ins w:author="Guillermo Navalón" w:id="86" w:date="2023-08-12T14:57:34Z">
                <w:r w:rsidDel="00000000" w:rsidR="00000000" w:rsidRPr="00000000">
                  <w:rPr>
                    <w:rFonts w:ascii="Times New Roman" w:cs="Times New Roman" w:eastAsia="Times New Roman" w:hAnsi="Times New Roman"/>
                    <w:rtl w:val="0"/>
                  </w:rPr>
                  <w:t xml:space="preserve"> larger proportions of distantly related species than expected </w:t>
                </w:r>
                <w:sdt>
                  <w:sdtPr>
                    <w:tag w:val="goog_rdk_192"/>
                  </w:sdtPr>
                  <w:sdtContent>
                    <w:del w:author="Guillermo Navalón" w:id="87" w:date="2023-08-12T14:58:00Z">
                      <w:r w:rsidDel="00000000" w:rsidR="00000000" w:rsidRPr="00000000">
                        <w:rPr>
                          <w:rFonts w:ascii="Times New Roman" w:cs="Times New Roman" w:eastAsia="Times New Roman" w:hAnsi="Times New Roman"/>
                          <w:rtl w:val="0"/>
                        </w:rPr>
                        <w:delText xml:space="preserve">sporting </w:delText>
                      </w:r>
                    </w:del>
                  </w:sdtContent>
                </w:sdt>
              </w:ins>
            </w:sdtContent>
          </w:sdt>
          <w:sdt>
            <w:sdtPr>
              <w:tag w:val="goog_rdk_193"/>
            </w:sdtPr>
            <w:sdtContent>
              <w:del w:author="Guillermo Navalón" w:id="87" w:date="2023-08-12T14:58:00Z">
                <w:r w:rsidDel="00000000" w:rsidR="00000000" w:rsidRPr="00000000">
                  <w:rPr>
                    <w:rFonts w:ascii="Times New Roman" w:cs="Times New Roman" w:eastAsia="Times New Roman" w:hAnsi="Times New Roman"/>
                    <w:rtl w:val="0"/>
                  </w:rPr>
                  <w:delText xml:space="preserve"> </w:delText>
                </w:r>
              </w:del>
            </w:sdtContent>
          </w:sdt>
          <w:sdt>
            <w:sdtPr>
              <w:tag w:val="goog_rdk_194"/>
            </w:sdtPr>
            <w:sdtContent>
              <w:ins w:author="Guillermo Navalón" w:id="86" w:date="2023-08-12T14:57:34Z">
                <w:sdt>
                  <w:sdtPr>
                    <w:tag w:val="goog_rdk_195"/>
                  </w:sdtPr>
                  <w:sdtContent>
                    <w:del w:author="Guillermo Navalón" w:id="87" w:date="2023-08-12T14:58:00Z">
                      <w:r w:rsidDel="00000000" w:rsidR="00000000" w:rsidRPr="00000000">
                        <w:rPr>
                          <w:rFonts w:ascii="Times New Roman" w:cs="Times New Roman" w:eastAsia="Times New Roman" w:hAnsi="Times New Roman"/>
                          <w:rtl w:val="0"/>
                        </w:rPr>
                        <w:delText xml:space="preserve">also </w:delText>
                      </w:r>
                    </w:del>
                  </w:sdtContent>
                </w:sdt>
              </w:ins>
            </w:sdtContent>
          </w:sdt>
          <w:sdt>
            <w:sdtPr>
              <w:tag w:val="goog_rdk_196"/>
            </w:sdtPr>
            <w:sdtContent>
              <w:del w:author="Guillermo Navalón" w:id="87" w:date="2023-08-12T14:58:00Z">
                <w:r w:rsidDel="00000000" w:rsidR="00000000" w:rsidRPr="00000000">
                  <w:rPr>
                    <w:rFonts w:ascii="Times New Roman" w:cs="Times New Roman" w:eastAsia="Times New Roman" w:hAnsi="Times New Roman"/>
                    <w:rtl w:val="0"/>
                  </w:rPr>
                  <w:delText xml:space="preserve">di</w:delText>
                </w:r>
              </w:del>
            </w:sdtContent>
          </w:sdt>
          <w:sdt>
            <w:sdtPr>
              <w:tag w:val="goog_rdk_197"/>
            </w:sdtPr>
            <w:sdtContent>
              <w:ins w:author="Guillermo Navalón" w:id="87" w:date="2023-08-12T14:58:00Z">
                <w:sdt>
                  <w:sdtPr>
                    <w:tag w:val="goog_rdk_198"/>
                  </w:sdtPr>
                  <w:sdtContent>
                    <w:del w:author="Guillermo Navalón" w:id="87" w:date="2023-08-12T14:58:00Z">
                      <w:r w:rsidDel="00000000" w:rsidR="00000000" w:rsidRPr="00000000">
                        <w:rPr>
                          <w:rFonts w:ascii="Times New Roman" w:cs="Times New Roman" w:eastAsia="Times New Roman" w:hAnsi="Times New Roman"/>
                          <w:rtl w:val="0"/>
                        </w:rPr>
                        <w:delText xml:space="preserve">sparate</w:delText>
                      </w:r>
                    </w:del>
                  </w:sdtContent>
                </w:sdt>
              </w:ins>
            </w:sdtContent>
          </w:sdt>
          <w:sdt>
            <w:sdtPr>
              <w:tag w:val="goog_rdk_199"/>
            </w:sdtPr>
            <w:sdtContent>
              <w:del w:author="Guillermo Navalón" w:id="87" w:date="2023-08-12T14:58:00Z">
                <w:r w:rsidDel="00000000" w:rsidR="00000000" w:rsidRPr="00000000">
                  <w:rPr>
                    <w:rFonts w:ascii="Times New Roman" w:cs="Times New Roman" w:eastAsia="Times New Roman" w:hAnsi="Times New Roman"/>
                    <w:rtl w:val="0"/>
                  </w:rPr>
                  <w:delText xml:space="preserve">fferent ecological affinities </w:delText>
                </w:r>
              </w:del>
            </w:sdtContent>
          </w:sdt>
          <w:sdt>
            <w:sdtPr>
              <w:tag w:val="goog_rdk_200"/>
            </w:sdtPr>
            <w:sdtContent>
              <w:del w:author="Guillermo Navalón" w:id="88" w:date="2023-08-12T14:58:08Z">
                <w:r w:rsidDel="00000000" w:rsidR="00000000" w:rsidRPr="00000000">
                  <w:rPr>
                    <w:rFonts w:ascii="Times New Roman" w:cs="Times New Roman" w:eastAsia="Times New Roman" w:hAnsi="Times New Roman"/>
                    <w:rtl w:val="0"/>
                  </w:rPr>
                  <w:delText xml:space="preserve">and likely more distantly related phylogenetically </w:delText>
                </w:r>
              </w:del>
            </w:sdtContent>
          </w:sdt>
          <w:r w:rsidDel="00000000" w:rsidR="00000000" w:rsidRPr="00000000">
            <w:rPr>
              <w:rFonts w:ascii="Times New Roman" w:cs="Times New Roman" w:eastAsia="Times New Roman" w:hAnsi="Times New Roman"/>
              <w:rtl w:val="0"/>
            </w:rPr>
            <w:t xml:space="preserve">(Gause 1934; Hardin 1960; Macarthur and Levins 1967; Chesson 2000; HilleRisLambers et al. 2012). </w:t>
          </w:r>
          <w:sdt>
            <w:sdtPr>
              <w:tag w:val="goog_rdk_201"/>
            </w:sdtPr>
            <w:sdtContent>
              <w:ins w:author="Guillermo Navalón" w:id="89" w:date="2023-08-12T15:05:41Z">
                <w:r w:rsidDel="00000000" w:rsidR="00000000" w:rsidRPr="00000000">
                  <w:rPr>
                    <w:rtl w:val="0"/>
                  </w:rPr>
                </w:r>
              </w:ins>
            </w:sdtContent>
          </w:sdt>
        </w:p>
      </w:sdtContent>
    </w:sdt>
    <w:sdt>
      <w:sdtPr>
        <w:tag w:val="goog_rdk_204"/>
      </w:sdtPr>
      <w:sdtContent>
        <w:p w:rsidR="00000000" w:rsidDel="00000000" w:rsidP="00000000" w:rsidRDefault="00000000" w:rsidRPr="00000000" w14:paraId="0000001B">
          <w:pPr>
            <w:jc w:val="both"/>
            <w:rPr>
              <w:ins w:author="Guillermo Navalón" w:id="89" w:date="2023-08-12T15:05:41Z"/>
              <w:rFonts w:ascii="Times New Roman" w:cs="Times New Roman" w:eastAsia="Times New Roman" w:hAnsi="Times New Roman"/>
            </w:rPr>
          </w:pPr>
          <w:sdt>
            <w:sdtPr>
              <w:tag w:val="goog_rdk_203"/>
            </w:sdtPr>
            <w:sdtContent>
              <w:ins w:author="Guillermo Navalón" w:id="89" w:date="2023-08-12T15:05:41Z">
                <w:r w:rsidDel="00000000" w:rsidR="00000000" w:rsidRPr="00000000">
                  <w:rPr>
                    <w:rtl w:val="0"/>
                  </w:rPr>
                </w:r>
              </w:ins>
            </w:sdtContent>
          </w:sdt>
        </w:p>
      </w:sdtContent>
    </w:sdt>
    <w:sdt>
      <w:sdtPr>
        <w:tag w:val="goog_rdk_206"/>
      </w:sdtPr>
      <w:sdtContent>
        <w:p w:rsidR="00000000" w:rsidDel="00000000" w:rsidP="00000000" w:rsidRDefault="00000000" w:rsidRPr="00000000" w14:paraId="0000001C">
          <w:pPr>
            <w:jc w:val="both"/>
            <w:rPr>
              <w:ins w:author="Guillermo Navalón" w:id="89" w:date="2023-08-12T15:05:41Z"/>
              <w:rFonts w:ascii="Times New Roman" w:cs="Times New Roman" w:eastAsia="Times New Roman" w:hAnsi="Times New Roman"/>
            </w:rPr>
          </w:pPr>
          <w:sdt>
            <w:sdtPr>
              <w:tag w:val="goog_rdk_205"/>
            </w:sdtPr>
            <w:sdtContent>
              <w:ins w:author="Guillermo Navalón" w:id="89" w:date="2023-08-12T15:05:41Z">
                <w:r w:rsidDel="00000000" w:rsidR="00000000" w:rsidRPr="00000000">
                  <w:rPr>
                    <w:rFonts w:ascii="Times New Roman" w:cs="Times New Roman" w:eastAsia="Times New Roman" w:hAnsi="Times New Roman"/>
                    <w:rtl w:val="0"/>
                  </w:rPr>
                  <w:t xml:space="preserve">[I’d say the previous paragraph describes what might </w:t>
                </w:r>
                <w:r w:rsidDel="00000000" w:rsidR="00000000" w:rsidRPr="00000000">
                  <w:rPr>
                    <w:rFonts w:ascii="Times New Roman" w:cs="Times New Roman" w:eastAsia="Times New Roman" w:hAnsi="Times New Roman"/>
                    <w:rtl w:val="0"/>
                  </w:rPr>
                  <w:t xml:space="preserve">happen</w:t>
                </w:r>
                <w:r w:rsidDel="00000000" w:rsidR="00000000" w:rsidRPr="00000000">
                  <w:rPr>
                    <w:rFonts w:ascii="Times New Roman" w:cs="Times New Roman" w:eastAsia="Times New Roman" w:hAnsi="Times New Roman"/>
                    <w:rtl w:val="0"/>
                  </w:rPr>
                  <w:t xml:space="preserve"> if diversification rates are more or less constant, while the next describes what happens when diversification rates are very variable. I think stressing that might help with connecting these with the three basic generative processes (dispersal, extinction and speciation) you talk earlier in the intro]</w:t>
                </w:r>
              </w:ins>
            </w:sdtContent>
          </w:sdt>
        </w:p>
      </w:sdtContent>
    </w:sdt>
    <w:sdt>
      <w:sdtPr>
        <w:tag w:val="goog_rdk_208"/>
      </w:sdtPr>
      <w:sdtContent>
        <w:p w:rsidR="00000000" w:rsidDel="00000000" w:rsidP="00000000" w:rsidRDefault="00000000" w:rsidRPr="00000000" w14:paraId="0000001D">
          <w:pPr>
            <w:jc w:val="both"/>
            <w:rPr>
              <w:ins w:author="Guillermo Navalón" w:id="89" w:date="2023-08-12T15:05:41Z"/>
              <w:rFonts w:ascii="Times New Roman" w:cs="Times New Roman" w:eastAsia="Times New Roman" w:hAnsi="Times New Roman"/>
            </w:rPr>
          </w:pPr>
          <w:sdt>
            <w:sdtPr>
              <w:tag w:val="goog_rdk_207"/>
            </w:sdtPr>
            <w:sdtContent>
              <w:ins w:author="Guillermo Navalón" w:id="89" w:date="2023-08-12T15:05:41Z">
                <w:r w:rsidDel="00000000" w:rsidR="00000000" w:rsidRPr="00000000">
                  <w:rPr>
                    <w:rtl w:val="0"/>
                  </w:rPr>
                </w:r>
              </w:ins>
            </w:sdtContent>
          </w:sdt>
        </w:p>
      </w:sdtContent>
    </w:sdt>
    <w:sdt>
      <w:sdtPr>
        <w:tag w:val="goog_rdk_248"/>
      </w:sdtPr>
      <w:sdtContent>
        <w:p w:rsidR="00000000" w:rsidDel="00000000" w:rsidP="00000000" w:rsidRDefault="00000000" w:rsidRPr="00000000" w14:paraId="0000001E">
          <w:pPr>
            <w:jc w:val="both"/>
            <w:rPr>
              <w:ins w:author="Guillermo Navalón" w:id="113" w:date="2023-08-12T15:33:29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broader </w:t>
          </w:r>
          <w:sdt>
            <w:sdtPr>
              <w:tag w:val="goog_rdk_209"/>
            </w:sdtPr>
            <w:sdtContent>
              <w:ins w:author="Guillermo Navalón" w:id="90" w:date="2023-08-12T12:13:31Z">
                <w:r w:rsidDel="00000000" w:rsidR="00000000" w:rsidRPr="00000000">
                  <w:rPr>
                    <w:rFonts w:ascii="Times New Roman" w:cs="Times New Roman" w:eastAsia="Times New Roman" w:hAnsi="Times New Roman"/>
                    <w:rtl w:val="0"/>
                  </w:rPr>
                  <w:t xml:space="preserve">spatial </w:t>
                </w:r>
              </w:ins>
            </w:sdtContent>
          </w:sdt>
          <w:r w:rsidDel="00000000" w:rsidR="00000000" w:rsidRPr="00000000">
            <w:rPr>
              <w:rFonts w:ascii="Times New Roman" w:cs="Times New Roman" w:eastAsia="Times New Roman" w:hAnsi="Times New Roman"/>
              <w:rtl w:val="0"/>
            </w:rPr>
            <w:t xml:space="preserve">scales, geographic differences in residual PD may</w:t>
          </w:r>
          <w:sdt>
            <w:sdtPr>
              <w:tag w:val="goog_rdk_210"/>
            </w:sdtPr>
            <w:sdtContent>
              <w:ins w:author="Guillermo Navalón" w:id="91" w:date="2023-08-12T12:45:45Z">
                <w:r w:rsidDel="00000000" w:rsidR="00000000" w:rsidRPr="00000000">
                  <w:rPr>
                    <w:rFonts w:ascii="Times New Roman" w:cs="Times New Roman" w:eastAsia="Times New Roman" w:hAnsi="Times New Roman"/>
                    <w:rtl w:val="0"/>
                  </w:rPr>
                  <w:t xml:space="preserve"> also</w:t>
                </w:r>
              </w:ins>
            </w:sdtContent>
          </w:sdt>
          <w:r w:rsidDel="00000000" w:rsidR="00000000" w:rsidRPr="00000000">
            <w:rPr>
              <w:rFonts w:ascii="Times New Roman" w:cs="Times New Roman" w:eastAsia="Times New Roman" w:hAnsi="Times New Roman"/>
              <w:rtl w:val="0"/>
            </w:rPr>
            <w:t xml:space="preserve"> arise due to</w:t>
          </w:r>
          <w:sdt>
            <w:sdtPr>
              <w:tag w:val="goog_rdk_211"/>
            </w:sdtPr>
            <w:sdtContent>
              <w:ins w:author="Guillermo Navalón" w:id="92" w:date="2023-08-12T12:13:48Z">
                <w:r w:rsidDel="00000000" w:rsidR="00000000" w:rsidRPr="00000000">
                  <w:rPr>
                    <w:rFonts w:ascii="Times New Roman" w:cs="Times New Roman" w:eastAsia="Times New Roman" w:hAnsi="Times New Roman"/>
                    <w:rtl w:val="0"/>
                  </w:rPr>
                  <w:t xml:space="preserve"> differences in the</w:t>
                </w:r>
              </w:ins>
            </w:sdtContent>
          </w:sdt>
          <w:sdt>
            <w:sdtPr>
              <w:tag w:val="goog_rdk_212"/>
            </w:sdtPr>
            <w:sdtContent>
              <w:del w:author="Guillermo Navalón" w:id="92" w:date="2023-08-12T12:13:48Z">
                <w:r w:rsidDel="00000000" w:rsidR="00000000" w:rsidRPr="00000000">
                  <w:rPr>
                    <w:rFonts w:ascii="Times New Roman" w:cs="Times New Roman" w:eastAsia="Times New Roman" w:hAnsi="Times New Roman"/>
                    <w:rtl w:val="0"/>
                  </w:rPr>
                  <w:delText xml:space="preserve"> the differential</w:delText>
                </w:r>
              </w:del>
            </w:sdtContent>
          </w:sdt>
          <w:sdt>
            <w:sdtPr>
              <w:tag w:val="goog_rdk_213"/>
            </w:sdtPr>
            <w:sdtContent>
              <w:ins w:author="Guillermo Navalón" w:id="92" w:date="2023-08-12T12:13:48Z">
                <w:r w:rsidDel="00000000" w:rsidR="00000000" w:rsidRPr="00000000">
                  <w:rPr>
                    <w:rFonts w:ascii="Times New Roman" w:cs="Times New Roman" w:eastAsia="Times New Roman" w:hAnsi="Times New Roman"/>
                    <w:rtl w:val="0"/>
                  </w:rPr>
                  <w:t xml:space="preserve"> </w:t>
                </w:r>
                <w:sdt>
                  <w:sdtPr>
                    <w:tag w:val="goog_rdk_214"/>
                  </w:sdtPr>
                  <w:sdtContent>
                    <w:del w:author="Guillermo Navalón" w:id="92" w:date="2023-08-12T12:13:48Z">
                      <w:r w:rsidDel="00000000" w:rsidR="00000000" w:rsidRPr="00000000">
                        <w:rPr>
                          <w:rFonts w:ascii="Times New Roman" w:cs="Times New Roman" w:eastAsia="Times New Roman" w:hAnsi="Times New Roman"/>
                          <w:rtl w:val="0"/>
                        </w:rPr>
                        <w:delText xml:space="preserve">temporal</w:delText>
                      </w:r>
                    </w:del>
                  </w:sdtContent>
                </w:sdt>
              </w:ins>
            </w:sdtContent>
          </w:sdt>
          <w:sdt>
            <w:sdtPr>
              <w:tag w:val="goog_rdk_215"/>
            </w:sdtPr>
            <w:sdtContent>
              <w:del w:author="Guillermo Navalón" w:id="92" w:date="2023-08-12T12:13:48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persistence of lineages through time</w:t>
          </w:r>
          <w:sdt>
            <w:sdtPr>
              <w:tag w:val="goog_rdk_216"/>
            </w:sdtPr>
            <w:sdtContent>
              <w:ins w:author="Guillermo Navalón" w:id="93" w:date="2023-08-12T15:33:57Z">
                <w:r w:rsidDel="00000000" w:rsidR="00000000" w:rsidRPr="00000000">
                  <w:rPr>
                    <w:rFonts w:ascii="Times New Roman" w:cs="Times New Roman" w:eastAsia="Times New Roman" w:hAnsi="Times New Roman"/>
                    <w:rtl w:val="0"/>
                  </w:rPr>
                  <w:t xml:space="preserve"> (i.e., diversification rates)</w:t>
                </w:r>
              </w:ins>
            </w:sdtContent>
          </w:sdt>
          <w:r w:rsidDel="00000000" w:rsidR="00000000" w:rsidRPr="00000000">
            <w:rPr>
              <w:rFonts w:ascii="Times New Roman" w:cs="Times New Roman" w:eastAsia="Times New Roman" w:hAnsi="Times New Roman"/>
              <w:rtl w:val="0"/>
            </w:rPr>
            <w:t xml:space="preserve">, which can result in some regions having a </w:t>
          </w:r>
          <w:sdt>
            <w:sdtPr>
              <w:tag w:val="goog_rdk_217"/>
            </w:sdtPr>
            <w:sdtContent>
              <w:ins w:author="Guillermo Navalón" w:id="94" w:date="2023-08-12T15:02:52Z">
                <w:r w:rsidDel="00000000" w:rsidR="00000000" w:rsidRPr="00000000">
                  <w:rPr>
                    <w:rFonts w:ascii="Times New Roman" w:cs="Times New Roman" w:eastAsia="Times New Roman" w:hAnsi="Times New Roman"/>
                    <w:rtl w:val="0"/>
                  </w:rPr>
                  <w:t xml:space="preserve">greater </w:t>
                </w:r>
              </w:ins>
            </w:sdtContent>
          </w:sdt>
          <w:sdt>
            <w:sdtPr>
              <w:tag w:val="goog_rdk_218"/>
            </w:sdtPr>
            <w:sdtContent>
              <w:del w:author="Guillermo Navalón" w:id="94" w:date="2023-08-12T15:02:52Z">
                <w:r w:rsidDel="00000000" w:rsidR="00000000" w:rsidRPr="00000000">
                  <w:rPr>
                    <w:rFonts w:ascii="Times New Roman" w:cs="Times New Roman" w:eastAsia="Times New Roman" w:hAnsi="Times New Roman"/>
                    <w:rtl w:val="0"/>
                  </w:rPr>
                  <w:delText xml:space="preserve">higher </w:delText>
                </w:r>
              </w:del>
            </w:sdtContent>
          </w:sdt>
          <w:r w:rsidDel="00000000" w:rsidR="00000000" w:rsidRPr="00000000">
            <w:rPr>
              <w:rFonts w:ascii="Times New Roman" w:cs="Times New Roman" w:eastAsia="Times New Roman" w:hAnsi="Times New Roman"/>
              <w:rtl w:val="0"/>
            </w:rPr>
            <w:t xml:space="preserve">proportion of older, more evolutionarily distinct lineages than other</w:t>
          </w:r>
          <w:sdt>
            <w:sdtPr>
              <w:tag w:val="goog_rdk_219"/>
            </w:sdtPr>
            <w:sdtContent>
              <w:ins w:author="Guillermo Navalón" w:id="95" w:date="2023-08-12T12:30:35Z">
                <w:r w:rsidDel="00000000" w:rsidR="00000000" w:rsidRPr="00000000">
                  <w:rPr>
                    <w:rFonts w:ascii="Times New Roman" w:cs="Times New Roman" w:eastAsia="Times New Roman" w:hAnsi="Times New Roman"/>
                    <w:rtl w:val="0"/>
                  </w:rPr>
                  <w:t xml:space="preserve"> regions</w:t>
                </w:r>
              </w:ins>
            </w:sdtContent>
          </w:sdt>
          <w:sdt>
            <w:sdtPr>
              <w:tag w:val="goog_rdk_220"/>
            </w:sdtPr>
            <w:sdtContent>
              <w:del w:author="Guillermo Navalón" w:id="95" w:date="2023-08-12T12:30:35Z">
                <w:r w:rsidDel="00000000" w:rsidR="00000000" w:rsidRPr="00000000">
                  <w:rPr>
                    <w:rFonts w:ascii="Times New Roman" w:cs="Times New Roman" w:eastAsia="Times New Roman" w:hAnsi="Times New Roman"/>
                    <w:rtl w:val="0"/>
                  </w:rPr>
                  <w:delText xml:space="preserve">s</w:delText>
                </w:r>
              </w:del>
            </w:sdtContent>
          </w:sdt>
          <w:r w:rsidDel="00000000" w:rsidR="00000000" w:rsidRPr="00000000">
            <w:rPr>
              <w:rFonts w:ascii="Times New Roman" w:cs="Times New Roman" w:eastAsia="Times New Roman" w:hAnsi="Times New Roman"/>
              <w:rtl w:val="0"/>
            </w:rPr>
            <w:t xml:space="preserve">. </w:t>
          </w:r>
          <w:sdt>
            <w:sdtPr>
              <w:tag w:val="goog_rdk_221"/>
            </w:sdtPr>
            <w:sdtContent>
              <w:ins w:author="Guillermo Navalón" w:id="96" w:date="2023-08-12T12:31:23Z">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survivorship</w:t>
                </w:r>
                <w:r w:rsidDel="00000000" w:rsidR="00000000" w:rsidRPr="00000000">
                  <w:rPr>
                    <w:rFonts w:ascii="Times New Roman" w:cs="Times New Roman" w:eastAsia="Times New Roman" w:hAnsi="Times New Roman"/>
                    <w:rtl w:val="0"/>
                  </w:rPr>
                  <w:t xml:space="preserve"> of lineages in an area</w:t>
                </w:r>
              </w:ins>
            </w:sdtContent>
          </w:sdt>
          <w:sdt>
            <w:sdtPr>
              <w:tag w:val="goog_rdk_222"/>
            </w:sdtPr>
            <w:sdtContent>
              <w:del w:author="Guillermo Navalón" w:id="96" w:date="2023-08-12T12:31:23Z">
                <w:r w:rsidDel="00000000" w:rsidR="00000000" w:rsidRPr="00000000">
                  <w:rPr>
                    <w:rFonts w:ascii="Times New Roman" w:cs="Times New Roman" w:eastAsia="Times New Roman" w:hAnsi="Times New Roman"/>
                    <w:rtl w:val="0"/>
                  </w:rPr>
                  <w:delText xml:space="preserve">This</w:delText>
                </w:r>
              </w:del>
            </w:sdtContent>
          </w:sdt>
          <w:r w:rsidDel="00000000" w:rsidR="00000000" w:rsidRPr="00000000">
            <w:rPr>
              <w:rFonts w:ascii="Times New Roman" w:cs="Times New Roman" w:eastAsia="Times New Roman" w:hAnsi="Times New Roman"/>
              <w:rtl w:val="0"/>
            </w:rPr>
            <w:t xml:space="preserve">, in turn, can be affected by a variety of factors, such as differences in habitat stability, dispersal events, or diversification rates. </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ore specifically, </w:t>
          </w:r>
          <w:sdt>
            <w:sdtPr>
              <w:tag w:val="goog_rdk_223"/>
            </w:sdtPr>
            <w:sdtContent>
              <w:ins w:author="Guillermo Navalón" w:id="97" w:date="2023-08-12T15:04:12Z">
                <w:r w:rsidDel="00000000" w:rsidR="00000000" w:rsidRPr="00000000">
                  <w:rPr>
                    <w:rFonts w:ascii="Times New Roman" w:cs="Times New Roman" w:eastAsia="Times New Roman" w:hAnsi="Times New Roman"/>
                    <w:rtl w:val="0"/>
                  </w:rPr>
                  <w:t xml:space="preserve">species assemblages in </w:t>
                </w:r>
              </w:ins>
            </w:sdtContent>
          </w:sdt>
          <w:r w:rsidDel="00000000" w:rsidR="00000000" w:rsidRPr="00000000">
            <w:rPr>
              <w:rFonts w:ascii="Times New Roman" w:cs="Times New Roman" w:eastAsia="Times New Roman" w:hAnsi="Times New Roman"/>
              <w:rtl w:val="0"/>
            </w:rPr>
            <w:t xml:space="preserve">regions </w:t>
          </w:r>
          <w:sdt>
            <w:sdtPr>
              <w:tag w:val="goog_rdk_224"/>
            </w:sdtPr>
            <w:sdtContent>
              <w:ins w:author="Guillermo Navalón" w:id="98" w:date="2023-08-12T15:03:58Z">
                <w:r w:rsidDel="00000000" w:rsidR="00000000" w:rsidRPr="00000000">
                  <w:rPr>
                    <w:rFonts w:ascii="Times New Roman" w:cs="Times New Roman" w:eastAsia="Times New Roman" w:hAnsi="Times New Roman"/>
                    <w:rtl w:val="0"/>
                  </w:rPr>
                  <w:t xml:space="preserve">with </w:t>
                </w:r>
              </w:ins>
            </w:sdtContent>
          </w:sdt>
          <w:sdt>
            <w:sdtPr>
              <w:tag w:val="goog_rdk_225"/>
            </w:sdtPr>
            <w:sdtContent>
              <w:del w:author="Guillermo Navalón" w:id="98" w:date="2023-08-12T15:03:58Z">
                <w:r w:rsidDel="00000000" w:rsidR="00000000" w:rsidRPr="00000000">
                  <w:rPr>
                    <w:rFonts w:ascii="Times New Roman" w:cs="Times New Roman" w:eastAsia="Times New Roman" w:hAnsi="Times New Roman"/>
                    <w:rtl w:val="0"/>
                  </w:rPr>
                  <w:delText xml:space="preserve">of </w:delText>
                </w:r>
              </w:del>
            </w:sdtContent>
          </w:sdt>
          <w:r w:rsidDel="00000000" w:rsidR="00000000" w:rsidRPr="00000000">
            <w:rPr>
              <w:rFonts w:ascii="Times New Roman" w:cs="Times New Roman" w:eastAsia="Times New Roman" w:hAnsi="Times New Roman"/>
              <w:rtl w:val="0"/>
            </w:rPr>
            <w:t xml:space="preserve">high residual PD</w:t>
          </w:r>
          <w:sdt>
            <w:sdtPr>
              <w:tag w:val="goog_rdk_226"/>
            </w:sdtPr>
            <w:sdtContent>
              <w:ins w:author="Guillermo Navalón" w:id="99" w:date="2023-08-12T15:04:03Z">
                <w:r w:rsidDel="00000000" w:rsidR="00000000" w:rsidRPr="00000000">
                  <w:rPr>
                    <w:rFonts w:ascii="Times New Roman" w:cs="Times New Roman" w:eastAsia="Times New Roman" w:hAnsi="Times New Roman"/>
                    <w:rtl w:val="0"/>
                  </w:rPr>
                  <w:t xml:space="preserve"> values</w:t>
                </w:r>
              </w:ins>
            </w:sdtContent>
          </w:sdt>
          <w:r w:rsidDel="00000000" w:rsidR="00000000" w:rsidRPr="00000000">
            <w:rPr>
              <w:rFonts w:ascii="Times New Roman" w:cs="Times New Roman" w:eastAsia="Times New Roman" w:hAnsi="Times New Roman"/>
              <w:rtl w:val="0"/>
            </w:rPr>
            <w:t xml:space="preserve"> (i.e.,</w:t>
          </w:r>
          <w:sdt>
            <w:sdtPr>
              <w:tag w:val="goog_rdk_227"/>
            </w:sdtPr>
            <w:sdtContent>
              <w:ins w:author="Guillermo Navalón" w:id="100" w:date="2023-08-12T15:06:30Z">
                <w:r w:rsidDel="00000000" w:rsidR="00000000" w:rsidRPr="00000000">
                  <w:rPr>
                    <w:rFonts w:ascii="Times New Roman" w:cs="Times New Roman" w:eastAsia="Times New Roman" w:hAnsi="Times New Roman"/>
                    <w:rtl w:val="0"/>
                  </w:rPr>
                  <w:t xml:space="preserve"> </w:t>
                </w:r>
              </w:ins>
            </w:sdtContent>
          </w:sdt>
          <w:sdt>
            <w:sdtPr>
              <w:tag w:val="goog_rdk_228"/>
            </w:sdtPr>
            <w:sdtContent>
              <w:del w:author="Guillermo Navalón" w:id="100" w:date="2023-08-12T15:06:30Z">
                <w:r w:rsidDel="00000000" w:rsidR="00000000" w:rsidRPr="00000000">
                  <w:rPr>
                    <w:rFonts w:ascii="Times New Roman" w:cs="Times New Roman" w:eastAsia="Times New Roman" w:hAnsi="Times New Roman"/>
                    <w:rtl w:val="0"/>
                  </w:rPr>
                  <w:delText xml:space="preserve"> with </w:delText>
                </w:r>
              </w:del>
            </w:sdtContent>
          </w:sdt>
          <w:r w:rsidDel="00000000" w:rsidR="00000000" w:rsidRPr="00000000">
            <w:rPr>
              <w:rFonts w:ascii="Times New Roman" w:cs="Times New Roman" w:eastAsia="Times New Roman" w:hAnsi="Times New Roman"/>
              <w:rtl w:val="0"/>
            </w:rPr>
            <w:t xml:space="preserve">species more distantly related to each other than predicted by</w:t>
          </w:r>
          <w:sdt>
            <w:sdtPr>
              <w:tag w:val="goog_rdk_229"/>
            </w:sdtPr>
            <w:sdtContent>
              <w:ins w:author="Guillermo Navalón" w:id="101" w:date="2023-08-12T15:06:45Z">
                <w:r w:rsidDel="00000000" w:rsidR="00000000" w:rsidRPr="00000000">
                  <w:rPr>
                    <w:rFonts w:ascii="Times New Roman" w:cs="Times New Roman" w:eastAsia="Times New Roman" w:hAnsi="Times New Roman"/>
                    <w:rtl w:val="0"/>
                  </w:rPr>
                  <w:t xml:space="preserve"> species</w:t>
                </w:r>
              </w:ins>
            </w:sdtContent>
          </w:sdt>
          <w:r w:rsidDel="00000000" w:rsidR="00000000" w:rsidRPr="00000000">
            <w:rPr>
              <w:rFonts w:ascii="Times New Roman" w:cs="Times New Roman" w:eastAsia="Times New Roman" w:hAnsi="Times New Roman"/>
              <w:rtl w:val="0"/>
            </w:rPr>
            <w:t xml:space="preserve"> richness) might result from </w:t>
          </w:r>
          <w:sdt>
            <w:sdtPr>
              <w:tag w:val="goog_rdk_230"/>
            </w:sdtPr>
            <w:sdtContent>
              <w:ins w:author="Guillermo Navalón" w:id="102" w:date="2023-08-12T15:04:24Z">
                <w:r w:rsidDel="00000000" w:rsidR="00000000" w:rsidRPr="00000000">
                  <w:rPr>
                    <w:rFonts w:ascii="Times New Roman" w:cs="Times New Roman" w:eastAsia="Times New Roman" w:hAnsi="Times New Roman"/>
                    <w:rtl w:val="0"/>
                  </w:rPr>
                  <w:t xml:space="preserve">the </w:t>
                </w:r>
              </w:ins>
            </w:sdtContent>
          </w:sdt>
          <w:r w:rsidDel="00000000" w:rsidR="00000000" w:rsidRPr="00000000">
            <w:rPr>
              <w:rFonts w:ascii="Times New Roman" w:cs="Times New Roman" w:eastAsia="Times New Roman" w:hAnsi="Times New Roman"/>
              <w:rtl w:val="0"/>
            </w:rPr>
            <w:t xml:space="preserve">gradual accumulation of species, either by dispersal from other areas (immigration) or by low levels of speciation and extinction (low turnover rate), acting as a reservoir of ancient lineages. This could reflect what has been commonly known </w:t>
          </w:r>
          <w:sdt>
            <w:sdtPr>
              <w:tag w:val="goog_rdk_231"/>
            </w:sdtPr>
            <w:sdtContent>
              <w:ins w:author="Guillermo Navalón" w:id="103" w:date="2023-08-12T15:06:10Z">
                <w:r w:rsidDel="00000000" w:rsidR="00000000" w:rsidRPr="00000000">
                  <w:rPr>
                    <w:rFonts w:ascii="Times New Roman" w:cs="Times New Roman" w:eastAsia="Times New Roman" w:hAnsi="Times New Roman"/>
                    <w:rtl w:val="0"/>
                  </w:rPr>
                  <w:t xml:space="preserve">in evolutionary</w:t>
                </w:r>
              </w:ins>
            </w:sdtContent>
          </w:sdt>
          <w:sdt>
            <w:sdtPr>
              <w:tag w:val="goog_rdk_232"/>
            </w:sdtPr>
            <w:sdtContent>
              <w:del w:author="Guillermo Navalón" w:id="103" w:date="2023-08-12T15:06:10Z">
                <w:r w:rsidDel="00000000" w:rsidR="00000000" w:rsidRPr="00000000">
                  <w:rPr>
                    <w:rFonts w:ascii="Times New Roman" w:cs="Times New Roman" w:eastAsia="Times New Roman" w:hAnsi="Times New Roman"/>
                    <w:rtl w:val="0"/>
                  </w:rPr>
                  <w:delText xml:space="preserve">in the evolutionary</w:delText>
                </w:r>
              </w:del>
            </w:sdtContent>
          </w:sdt>
          <w:r w:rsidDel="00000000" w:rsidR="00000000" w:rsidRPr="00000000">
            <w:rPr>
              <w:rFonts w:ascii="Times New Roman" w:cs="Times New Roman" w:eastAsia="Times New Roman" w:hAnsi="Times New Roman"/>
              <w:rtl w:val="0"/>
            </w:rPr>
            <w:t xml:space="preserve"> biology literature as a “museum” or “sanctuary” of biodiversity (Dobzhansky 1950; Stebbins 1974). However, high </w:t>
          </w:r>
          <w:sdt>
            <w:sdtPr>
              <w:tag w:val="goog_rdk_233"/>
            </w:sdtPr>
            <w:sdtContent>
              <w:ins w:author="Guillermo Navalón" w:id="104" w:date="2023-08-12T15:07:03Z">
                <w:r w:rsidDel="00000000" w:rsidR="00000000" w:rsidRPr="00000000">
                  <w:rPr>
                    <w:rFonts w:ascii="Times New Roman" w:cs="Times New Roman" w:eastAsia="Times New Roman" w:hAnsi="Times New Roman"/>
                    <w:rtl w:val="0"/>
                  </w:rPr>
                  <w:t xml:space="preserve">values </w:t>
                </w:r>
              </w:ins>
            </w:sdtContent>
          </w:sdt>
          <w:sdt>
            <w:sdtPr>
              <w:tag w:val="goog_rdk_234"/>
            </w:sdtPr>
            <w:sdtContent>
              <w:del w:author="Guillermo Navalón" w:id="104" w:date="2023-08-12T15:07:03Z">
                <w:r w:rsidDel="00000000" w:rsidR="00000000" w:rsidRPr="00000000">
                  <w:rPr>
                    <w:rFonts w:ascii="Times New Roman" w:cs="Times New Roman" w:eastAsia="Times New Roman" w:hAnsi="Times New Roman"/>
                    <w:rtl w:val="0"/>
                  </w:rPr>
                  <w:delText xml:space="preserve">levels </w:delText>
                </w:r>
              </w:del>
            </w:sdtContent>
          </w:sdt>
          <w:r w:rsidDel="00000000" w:rsidR="00000000" w:rsidRPr="00000000">
            <w:rPr>
              <w:rFonts w:ascii="Times New Roman" w:cs="Times New Roman" w:eastAsia="Times New Roman" w:hAnsi="Times New Roman"/>
              <w:rtl w:val="0"/>
            </w:rPr>
            <w:t xml:space="preserve">of residual PD might also arise </w:t>
          </w:r>
          <w:sdt>
            <w:sdtPr>
              <w:tag w:val="goog_rdk_235"/>
            </w:sdtPr>
            <w:sdtContent>
              <w:ins w:author="Guillermo Navalón" w:id="105" w:date="2023-08-12T15:07:17Z">
                <w:r w:rsidDel="00000000" w:rsidR="00000000" w:rsidRPr="00000000">
                  <w:rPr>
                    <w:rFonts w:ascii="Times New Roman" w:cs="Times New Roman" w:eastAsia="Times New Roman" w:hAnsi="Times New Roman"/>
                    <w:rtl w:val="0"/>
                  </w:rPr>
                  <w:t xml:space="preserve">owing to </w:t>
                </w:r>
              </w:ins>
            </w:sdtContent>
          </w:sdt>
          <w:sdt>
            <w:sdtPr>
              <w:tag w:val="goog_rdk_236"/>
            </w:sdtPr>
            <w:sdtContent>
              <w:del w:author="Guillermo Navalón" w:id="105" w:date="2023-08-12T15:07:17Z">
                <w:r w:rsidDel="00000000" w:rsidR="00000000" w:rsidRPr="00000000">
                  <w:rPr>
                    <w:rFonts w:ascii="Times New Roman" w:cs="Times New Roman" w:eastAsia="Times New Roman" w:hAnsi="Times New Roman"/>
                    <w:rtl w:val="0"/>
                  </w:rPr>
                  <w:delText xml:space="preserve">with</w:delText>
                </w:r>
              </w:del>
            </w:sdtContent>
          </w:sdt>
          <w:r w:rsidDel="00000000" w:rsidR="00000000" w:rsidRPr="00000000">
            <w:rPr>
              <w:rFonts w:ascii="Times New Roman" w:cs="Times New Roman" w:eastAsia="Times New Roman" w:hAnsi="Times New Roman"/>
              <w:rtl w:val="0"/>
            </w:rPr>
            <w:t xml:space="preserve"> a different combination of processes, such as high speciation rates in the past followed by low extinction</w:t>
          </w:r>
          <w:sdt>
            <w:sdtPr>
              <w:tag w:val="goog_rdk_237"/>
            </w:sdtPr>
            <w:sdtContent>
              <w:ins w:author="Guillermo Navalón" w:id="106" w:date="2023-08-12T15:07:27Z">
                <w:r w:rsidDel="00000000" w:rsidR="00000000" w:rsidRPr="00000000">
                  <w:rPr>
                    <w:rFonts w:ascii="Times New Roman" w:cs="Times New Roman" w:eastAsia="Times New Roman" w:hAnsi="Times New Roman"/>
                    <w:rtl w:val="0"/>
                  </w:rPr>
                  <w:t xml:space="preserve"> rates</w:t>
                </w:r>
              </w:ins>
            </w:sdtContent>
          </w:sdt>
          <w:r w:rsidDel="00000000" w:rsidR="00000000" w:rsidRPr="00000000">
            <w:rPr>
              <w:rFonts w:ascii="Times New Roman" w:cs="Times New Roman" w:eastAsia="Times New Roman" w:hAnsi="Times New Roman"/>
              <w:rtl w:val="0"/>
            </w:rPr>
            <w:t xml:space="preserve"> of </w:t>
          </w:r>
          <w:sdt>
            <w:sdtPr>
              <w:tag w:val="goog_rdk_238"/>
            </w:sdtPr>
            <w:sdtContent>
              <w:ins w:author="Guillermo Navalón" w:id="107" w:date="2023-08-12T15:07:48Z">
                <w:r w:rsidDel="00000000" w:rsidR="00000000" w:rsidRPr="00000000">
                  <w:rPr>
                    <w:rFonts w:ascii="Times New Roman" w:cs="Times New Roman" w:eastAsia="Times New Roman" w:hAnsi="Times New Roman"/>
                    <w:rtl w:val="0"/>
                  </w:rPr>
                  <w:t xml:space="preserve">old</w:t>
                </w:r>
              </w:ins>
            </w:sdtContent>
          </w:sdt>
          <w:sdt>
            <w:sdtPr>
              <w:tag w:val="goog_rdk_239"/>
            </w:sdtPr>
            <w:sdtContent>
              <w:del w:author="Guillermo Navalón" w:id="107" w:date="2023-08-12T15:07:48Z">
                <w:r w:rsidDel="00000000" w:rsidR="00000000" w:rsidRPr="00000000">
                  <w:rPr>
                    <w:rFonts w:ascii="Times New Roman" w:cs="Times New Roman" w:eastAsia="Times New Roman" w:hAnsi="Times New Roman"/>
                    <w:rtl w:val="0"/>
                  </w:rPr>
                  <w:delText xml:space="preserve">those ancient</w:delText>
                </w:r>
              </w:del>
            </w:sdtContent>
          </w:sdt>
          <w:r w:rsidDel="00000000" w:rsidR="00000000" w:rsidRPr="00000000">
            <w:rPr>
              <w:rFonts w:ascii="Times New Roman" w:cs="Times New Roman" w:eastAsia="Times New Roman" w:hAnsi="Times New Roman"/>
              <w:rtl w:val="0"/>
            </w:rPr>
            <w:t xml:space="preserve"> lineages, or</w:t>
          </w:r>
          <w:sdt>
            <w:sdtPr>
              <w:tag w:val="goog_rdk_240"/>
            </w:sdtPr>
            <w:sdtContent>
              <w:ins w:author="Guillermo Navalón" w:id="108" w:date="2023-08-12T15:07:57Z">
                <w:r w:rsidDel="00000000" w:rsidR="00000000" w:rsidRPr="00000000">
                  <w:rPr>
                    <w:rFonts w:ascii="Times New Roman" w:cs="Times New Roman" w:eastAsia="Times New Roman" w:hAnsi="Times New Roman"/>
                    <w:rtl w:val="0"/>
                  </w:rPr>
                  <w:t xml:space="preserve"> alternatively,</w:t>
                </w:r>
              </w:ins>
            </w:sdtContent>
          </w:sdt>
          <w:r w:rsidDel="00000000" w:rsidR="00000000" w:rsidRPr="00000000">
            <w:rPr>
              <w:rFonts w:ascii="Times New Roman" w:cs="Times New Roman" w:eastAsia="Times New Roman" w:hAnsi="Times New Roman"/>
              <w:rtl w:val="0"/>
            </w:rPr>
            <w:t xml:space="preserve"> exceptionally high extinction rates of young</w:t>
          </w:r>
          <w:sdt>
            <w:sdtPr>
              <w:tag w:val="goog_rdk_241"/>
            </w:sdtPr>
            <w:sdtContent>
              <w:ins w:author="Guillermo Navalón" w:id="109" w:date="2023-08-12T15:08:09Z">
                <w:r w:rsidDel="00000000" w:rsidR="00000000" w:rsidRPr="00000000">
                  <w:rPr>
                    <w:rFonts w:ascii="Times New Roman" w:cs="Times New Roman" w:eastAsia="Times New Roman" w:hAnsi="Times New Roman"/>
                    <w:rtl w:val="0"/>
                  </w:rPr>
                  <w:t xml:space="preserve">er</w:t>
                </w:r>
              </w:ins>
            </w:sdtContent>
          </w:sdt>
          <w:r w:rsidDel="00000000" w:rsidR="00000000" w:rsidRPr="00000000">
            <w:rPr>
              <w:rFonts w:ascii="Times New Roman" w:cs="Times New Roman" w:eastAsia="Times New Roman" w:hAnsi="Times New Roman"/>
              <w:rtl w:val="0"/>
            </w:rPr>
            <w:t xml:space="preserve">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1974). However, </w:t>
          </w:r>
          <w:sdt>
            <w:sdtPr>
              <w:tag w:val="goog_rdk_242"/>
            </w:sdtPr>
            <w:sdtContent>
              <w:del w:author="Guillermo Navalón" w:id="110" w:date="2023-08-12T15:09:37Z">
                <w:r w:rsidDel="00000000" w:rsidR="00000000" w:rsidRPr="00000000">
                  <w:rPr>
                    <w:rFonts w:ascii="Times New Roman" w:cs="Times New Roman" w:eastAsia="Times New Roman" w:hAnsi="Times New Roman"/>
                    <w:rtl w:val="0"/>
                  </w:rPr>
                  <w:delText xml:space="preserve">again, </w:delText>
                </w:r>
              </w:del>
            </w:sdtContent>
          </w:sdt>
          <w:r w:rsidDel="00000000" w:rsidR="00000000" w:rsidRPr="00000000">
            <w:rPr>
              <w:rFonts w:ascii="Times New Roman" w:cs="Times New Roman" w:eastAsia="Times New Roman" w:hAnsi="Times New Roman"/>
              <w:rtl w:val="0"/>
            </w:rPr>
            <w:t xml:space="preserve">low residual PD can also be the result of other scenarios, such as reduced extinction rates of </w:t>
          </w:r>
          <w:sdt>
            <w:sdtPr>
              <w:tag w:val="goog_rdk_243"/>
            </w:sdtPr>
            <w:sdtContent>
              <w:ins w:author="Guillermo Navalón" w:id="111" w:date="2023-08-12T15:09:52Z">
                <w:r w:rsidDel="00000000" w:rsidR="00000000" w:rsidRPr="00000000">
                  <w:rPr>
                    <w:rFonts w:ascii="Times New Roman" w:cs="Times New Roman" w:eastAsia="Times New Roman" w:hAnsi="Times New Roman"/>
                    <w:rtl w:val="0"/>
                  </w:rPr>
                  <w:t xml:space="preserve">young </w:t>
                </w:r>
              </w:ins>
            </w:sdtContent>
          </w:sdt>
          <w:sdt>
            <w:sdtPr>
              <w:tag w:val="goog_rdk_244"/>
            </w:sdtPr>
            <w:sdtContent>
              <w:del w:author="Guillermo Navalón" w:id="111" w:date="2023-08-12T15:09:52Z">
                <w:r w:rsidDel="00000000" w:rsidR="00000000" w:rsidRPr="00000000">
                  <w:rPr>
                    <w:rFonts w:ascii="Times New Roman" w:cs="Times New Roman" w:eastAsia="Times New Roman" w:hAnsi="Times New Roman"/>
                    <w:rtl w:val="0"/>
                  </w:rPr>
                  <w:delText xml:space="preserve">recent </w:delText>
                </w:r>
              </w:del>
            </w:sdtContent>
          </w:sdt>
          <w:r w:rsidDel="00000000" w:rsidR="00000000" w:rsidRPr="00000000">
            <w:rPr>
              <w:rFonts w:ascii="Times New Roman" w:cs="Times New Roman" w:eastAsia="Times New Roman" w:hAnsi="Times New Roman"/>
              <w:rtl w:val="0"/>
            </w:rPr>
            <w:t xml:space="preserve">lineages or increased extinction of </w:t>
          </w:r>
          <w:sdt>
            <w:sdtPr>
              <w:tag w:val="goog_rdk_245"/>
            </w:sdtPr>
            <w:sdtContent>
              <w:ins w:author="Guillermo Navalón" w:id="112" w:date="2023-08-12T15:09:55Z">
                <w:r w:rsidDel="00000000" w:rsidR="00000000" w:rsidRPr="00000000">
                  <w:rPr>
                    <w:rFonts w:ascii="Times New Roman" w:cs="Times New Roman" w:eastAsia="Times New Roman" w:hAnsi="Times New Roman"/>
                    <w:rtl w:val="0"/>
                  </w:rPr>
                  <w:t xml:space="preserve">older</w:t>
                </w:r>
              </w:ins>
            </w:sdtContent>
          </w:sdt>
          <w:sdt>
            <w:sdtPr>
              <w:tag w:val="goog_rdk_246"/>
            </w:sdtPr>
            <w:sdtContent>
              <w:del w:author="Guillermo Navalón" w:id="112" w:date="2023-08-12T15:09:55Z">
                <w:r w:rsidDel="00000000" w:rsidR="00000000" w:rsidRPr="00000000">
                  <w:rPr>
                    <w:rFonts w:ascii="Times New Roman" w:cs="Times New Roman" w:eastAsia="Times New Roman" w:hAnsi="Times New Roman"/>
                    <w:rtl w:val="0"/>
                  </w:rPr>
                  <w:delText xml:space="preserve">ancient </w:delText>
                </w:r>
              </w:del>
            </w:sdtContent>
          </w:sdt>
          <w:r w:rsidDel="00000000" w:rsidR="00000000" w:rsidRPr="00000000">
            <w:rPr>
              <w:rFonts w:ascii="Times New Roman" w:cs="Times New Roman" w:eastAsia="Times New Roman" w:hAnsi="Times New Roman"/>
              <w:rtl w:val="0"/>
            </w:rPr>
            <w:t xml:space="preserve">clades. </w:t>
          </w:r>
          <w:sdt>
            <w:sdtPr>
              <w:tag w:val="goog_rdk_247"/>
            </w:sdtPr>
            <w:sdtContent>
              <w:ins w:author="Guillermo Navalón" w:id="113" w:date="2023-08-12T15:33:29Z">
                <w:r w:rsidDel="00000000" w:rsidR="00000000" w:rsidRPr="00000000">
                  <w:rPr>
                    <w:rtl w:val="0"/>
                  </w:rPr>
                </w:r>
              </w:ins>
            </w:sdtContent>
          </w:sdt>
        </w:p>
      </w:sdtContent>
    </w:sdt>
    <w:sdt>
      <w:sdtPr>
        <w:tag w:val="goog_rdk_250"/>
      </w:sdtPr>
      <w:sdtContent>
        <w:p w:rsidR="00000000" w:rsidDel="00000000" w:rsidP="00000000" w:rsidRDefault="00000000" w:rsidRPr="00000000" w14:paraId="0000001F">
          <w:pPr>
            <w:jc w:val="both"/>
            <w:rPr>
              <w:ins w:author="Guillermo Navalón" w:id="113" w:date="2023-08-12T15:33:29Z"/>
              <w:rFonts w:ascii="Times New Roman" w:cs="Times New Roman" w:eastAsia="Times New Roman" w:hAnsi="Times New Roman"/>
            </w:rPr>
          </w:pPr>
          <w:sdt>
            <w:sdtPr>
              <w:tag w:val="goog_rdk_249"/>
            </w:sdtPr>
            <w:sdtContent>
              <w:ins w:author="Guillermo Navalón" w:id="113" w:date="2023-08-12T15:33:29Z">
                <w:r w:rsidDel="00000000" w:rsidR="00000000" w:rsidRPr="00000000">
                  <w:rPr>
                    <w:rtl w:val="0"/>
                  </w:rPr>
                </w:r>
              </w:ins>
            </w:sdtContent>
          </w:sdt>
        </w:p>
      </w:sdtContent>
    </w:sdt>
    <w:p w:rsidR="00000000" w:rsidDel="00000000" w:rsidP="00000000" w:rsidRDefault="00000000" w:rsidRPr="00000000" w14:paraId="00000020">
      <w:pPr>
        <w:jc w:val="both"/>
        <w:rPr>
          <w:rFonts w:ascii="Times New Roman" w:cs="Times New Roman" w:eastAsia="Times New Roman" w:hAnsi="Times New Roman"/>
        </w:rPr>
      </w:pPr>
      <w:sdt>
        <w:sdtPr>
          <w:tag w:val="goog_rdk_251"/>
        </w:sdtPr>
        <w:sdtContent>
          <w:commentRangeStart w:id="19"/>
        </w:sdtContent>
      </w:sdt>
      <w:r w:rsidDel="00000000" w:rsidR="00000000" w:rsidRPr="00000000">
        <w:rPr>
          <w:rFonts w:ascii="Times New Roman" w:cs="Times New Roman" w:eastAsia="Times New Roman" w:hAnsi="Times New Roman"/>
          <w:rtl w:val="0"/>
        </w:rPr>
        <w:t xml:space="preserve">Th</w:t>
      </w:r>
      <w:sdt>
        <w:sdtPr>
          <w:tag w:val="goog_rdk_252"/>
        </w:sdtPr>
        <w:sdtContent>
          <w:ins w:author="Guillermo Navalón" w:id="114" w:date="2023-08-12T15:10:42Z">
            <w:r w:rsidDel="00000000" w:rsidR="00000000" w:rsidRPr="00000000">
              <w:rPr>
                <w:rFonts w:ascii="Times New Roman" w:cs="Times New Roman" w:eastAsia="Times New Roman" w:hAnsi="Times New Roman"/>
                <w:rtl w:val="0"/>
              </w:rPr>
              <w:t xml:space="preserve">e</w:t>
            </w:r>
          </w:ins>
        </w:sdtContent>
      </w:sdt>
      <w:sdt>
        <w:sdtPr>
          <w:tag w:val="goog_rdk_253"/>
        </w:sdtPr>
        <w:sdtContent>
          <w:del w:author="Guillermo Navalón" w:id="114" w:date="2023-08-12T15:10:42Z">
            <w:r w:rsidDel="00000000" w:rsidR="00000000" w:rsidRPr="00000000">
              <w:rPr>
                <w:rFonts w:ascii="Times New Roman" w:cs="Times New Roman" w:eastAsia="Times New Roman" w:hAnsi="Times New Roman"/>
                <w:rtl w:val="0"/>
              </w:rPr>
              <w:delText xml:space="preserve">is</w:delText>
            </w:r>
          </w:del>
        </w:sdtContent>
      </w:sdt>
      <w:r w:rsidDel="00000000" w:rsidR="00000000" w:rsidRPr="00000000">
        <w:rPr>
          <w:rFonts w:ascii="Times New Roman" w:cs="Times New Roman" w:eastAsia="Times New Roman" w:hAnsi="Times New Roman"/>
          <w:rtl w:val="0"/>
        </w:rPr>
        <w:t xml:space="preserve"> multiplicity of scenarios </w:t>
      </w:r>
      <w:sdt>
        <w:sdtPr>
          <w:tag w:val="goog_rdk_254"/>
        </w:sdtPr>
        <w:sdtContent>
          <w:ins w:author="Guillermo Navalón" w:id="115" w:date="2023-08-12T15:10:44Z">
            <w:r w:rsidDel="00000000" w:rsidR="00000000" w:rsidRPr="00000000">
              <w:rPr>
                <w:rFonts w:ascii="Times New Roman" w:cs="Times New Roman" w:eastAsia="Times New Roman" w:hAnsi="Times New Roman"/>
                <w:rtl w:val="0"/>
              </w:rPr>
              <w:t xml:space="preserve">able to </w:t>
            </w:r>
          </w:ins>
        </w:sdtContent>
      </w:sdt>
      <w:r w:rsidDel="00000000" w:rsidR="00000000" w:rsidRPr="00000000">
        <w:rPr>
          <w:rFonts w:ascii="Times New Roman" w:cs="Times New Roman" w:eastAsia="Times New Roman" w:hAnsi="Times New Roman"/>
          <w:rtl w:val="0"/>
        </w:rPr>
        <w:t xml:space="preserve">generat</w:t>
      </w:r>
      <w:sdt>
        <w:sdtPr>
          <w:tag w:val="goog_rdk_255"/>
        </w:sdtPr>
        <w:sdtContent>
          <w:ins w:author="Guillermo Navalón" w:id="116" w:date="2023-08-12T15:10:48Z">
            <w:r w:rsidDel="00000000" w:rsidR="00000000" w:rsidRPr="00000000">
              <w:rPr>
                <w:rFonts w:ascii="Times New Roman" w:cs="Times New Roman" w:eastAsia="Times New Roman" w:hAnsi="Times New Roman"/>
                <w:rtl w:val="0"/>
              </w:rPr>
              <w:t xml:space="preserve">e</w:t>
            </w:r>
          </w:ins>
        </w:sdtContent>
      </w:sdt>
      <w:sdt>
        <w:sdtPr>
          <w:tag w:val="goog_rdk_256"/>
        </w:sdtPr>
        <w:sdtContent>
          <w:del w:author="Guillermo Navalón" w:id="116" w:date="2023-08-12T15:10:48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w:t>
      </w:r>
      <w:sdt>
        <w:sdtPr>
          <w:tag w:val="goog_rdk_257"/>
        </w:sdtPr>
        <w:sdtContent>
          <w:ins w:author="Guillermo Navalón" w:id="117" w:date="2023-08-12T15:10:49Z">
            <w:r w:rsidDel="00000000" w:rsidR="00000000" w:rsidRPr="00000000">
              <w:rPr>
                <w:rFonts w:ascii="Times New Roman" w:cs="Times New Roman" w:eastAsia="Times New Roman" w:hAnsi="Times New Roman"/>
                <w:rtl w:val="0"/>
              </w:rPr>
              <w:t xml:space="preserve">similar </w:t>
            </w:r>
          </w:ins>
        </w:sdtContent>
      </w:sdt>
      <w:r w:rsidDel="00000000" w:rsidR="00000000" w:rsidRPr="00000000">
        <w:rPr>
          <w:rFonts w:ascii="Times New Roman" w:cs="Times New Roman" w:eastAsia="Times New Roman" w:hAnsi="Times New Roman"/>
          <w:rtl w:val="0"/>
        </w:rPr>
        <w:t xml:space="preserve">patterns of lineage and phylogenetic diversity highlights the importance of investigating the underlying evolutionary processes </w:t>
      </w:r>
      <w:sdt>
        <w:sdtPr>
          <w:tag w:val="goog_rdk_258"/>
        </w:sdtPr>
        <w:sdtContent>
          <w:ins w:author="Guillermo Navalón" w:id="118" w:date="2023-08-12T15:11:08Z">
            <w:r w:rsidDel="00000000" w:rsidR="00000000" w:rsidRPr="00000000">
              <w:rPr>
                <w:rFonts w:ascii="Times New Roman" w:cs="Times New Roman" w:eastAsia="Times New Roman" w:hAnsi="Times New Roman"/>
                <w:rtl w:val="0"/>
              </w:rPr>
              <w:t xml:space="preserve">beyond</w:t>
            </w:r>
          </w:ins>
        </w:sdtContent>
      </w:sdt>
      <w:sdt>
        <w:sdtPr>
          <w:tag w:val="goog_rdk_259"/>
        </w:sdtPr>
        <w:sdtContent>
          <w:del w:author="Guillermo Navalón" w:id="118" w:date="2023-08-12T15:11:08Z">
            <w:r w:rsidDel="00000000" w:rsidR="00000000" w:rsidRPr="00000000">
              <w:rPr>
                <w:rFonts w:ascii="Times New Roman" w:cs="Times New Roman" w:eastAsia="Times New Roman" w:hAnsi="Times New Roman"/>
                <w:rtl w:val="0"/>
              </w:rPr>
              <w:delText xml:space="preserve">rather than</w:delText>
            </w:r>
          </w:del>
        </w:sdtContent>
      </w:sdt>
      <w:sdt>
        <w:sdtPr>
          <w:tag w:val="goog_rdk_260"/>
        </w:sdtPr>
        <w:sdtContent>
          <w:ins w:author="Guillermo Navalón" w:id="118" w:date="2023-08-12T15:11:08Z">
            <w:r w:rsidDel="00000000" w:rsidR="00000000" w:rsidRPr="00000000">
              <w:rPr>
                <w:rFonts w:ascii="Times New Roman" w:cs="Times New Roman" w:eastAsia="Times New Roman" w:hAnsi="Times New Roman"/>
                <w:rtl w:val="0"/>
              </w:rPr>
              <w:t xml:space="preserve"> solely</w:t>
            </w:r>
          </w:ins>
        </w:sdtContent>
      </w:sdt>
      <w:r w:rsidDel="00000000" w:rsidR="00000000" w:rsidRPr="00000000">
        <w:rPr>
          <w:rFonts w:ascii="Times New Roman" w:cs="Times New Roman" w:eastAsia="Times New Roman" w:hAnsi="Times New Roman"/>
          <w:rtl w:val="0"/>
        </w:rPr>
        <w:t xml:space="preserve"> focusing </w:t>
      </w:r>
      <w:sdt>
        <w:sdtPr>
          <w:tag w:val="goog_rdk_261"/>
        </w:sdtPr>
        <w:sdtContent>
          <w:del w:author="Guillermo Navalón" w:id="119" w:date="2023-08-12T15:11:17Z">
            <w:r w:rsidDel="00000000" w:rsidR="00000000" w:rsidRPr="00000000">
              <w:rPr>
                <w:rFonts w:ascii="Times New Roman" w:cs="Times New Roman" w:eastAsia="Times New Roman" w:hAnsi="Times New Roman"/>
                <w:rtl w:val="0"/>
              </w:rPr>
              <w:delText xml:space="preserve">the discussio</w:delText>
            </w:r>
          </w:del>
        </w:sdtContent>
      </w:sdt>
      <w:r w:rsidDel="00000000" w:rsidR="00000000" w:rsidRPr="00000000">
        <w:rPr>
          <w:rFonts w:ascii="Times New Roman" w:cs="Times New Roman" w:eastAsia="Times New Roman" w:hAnsi="Times New Roman"/>
          <w:rtl w:val="0"/>
        </w:rPr>
        <w:t xml:space="preserve">n on </w:t>
      </w:r>
      <w:sdt>
        <w:sdtPr>
          <w:tag w:val="goog_rdk_262"/>
        </w:sdtPr>
        <w:sdtContent>
          <w:del w:author="Guillermo Navalón" w:id="120" w:date="2023-08-12T15:11:19Z">
            <w:r w:rsidDel="00000000" w:rsidR="00000000" w:rsidRPr="00000000">
              <w:rPr>
                <w:rFonts w:ascii="Times New Roman" w:cs="Times New Roman" w:eastAsia="Times New Roman" w:hAnsi="Times New Roman"/>
                <w:rtl w:val="0"/>
              </w:rPr>
              <w:delText xml:space="preserve">dichotomously </w:delText>
            </w:r>
          </w:del>
        </w:sdtContent>
      </w:sdt>
      <w:r w:rsidDel="00000000" w:rsidR="00000000" w:rsidRPr="00000000">
        <w:rPr>
          <w:rFonts w:ascii="Times New Roman" w:cs="Times New Roman" w:eastAsia="Times New Roman" w:hAnsi="Times New Roman"/>
          <w:rtl w:val="0"/>
        </w:rPr>
        <w:t xml:space="preserve">elucidating whether specific </w:t>
      </w:r>
      <w:sdt>
        <w:sdtPr>
          <w:tag w:val="goog_rdk_263"/>
        </w:sdtPr>
        <w:sdtContent>
          <w:ins w:author="Guillermo Navalón" w:id="121" w:date="2023-08-12T15:11:24Z">
            <w:r w:rsidDel="00000000" w:rsidR="00000000" w:rsidRPr="00000000">
              <w:rPr>
                <w:rFonts w:ascii="Times New Roman" w:cs="Times New Roman" w:eastAsia="Times New Roman" w:hAnsi="Times New Roman"/>
                <w:rtl w:val="0"/>
              </w:rPr>
              <w:t xml:space="preserve">geographic </w:t>
            </w:r>
          </w:ins>
        </w:sdtContent>
      </w:sdt>
      <w:r w:rsidDel="00000000" w:rsidR="00000000" w:rsidRPr="00000000">
        <w:rPr>
          <w:rFonts w:ascii="Times New Roman" w:cs="Times New Roman" w:eastAsia="Times New Roman" w:hAnsi="Times New Roman"/>
          <w:rtl w:val="0"/>
        </w:rPr>
        <w:t xml:space="preserve">regions are cradles or museums of biodiversity (Vasconcelos et al. 2022).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sdt>
      <w:sdtPr>
        <w:tag w:val="goog_rdk_277"/>
      </w:sdtPr>
      <w:sdtContent>
        <w:p w:rsidR="00000000" w:rsidDel="00000000" w:rsidP="00000000" w:rsidRDefault="00000000" w:rsidRPr="00000000" w14:paraId="00000022">
          <w:pPr>
            <w:jc w:val="both"/>
            <w:rPr>
              <w:ins w:author="Guillermo Navalón" w:id="129" w:date="2023-08-12T15:41:36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w:t>
          </w:r>
          <w:sdt>
            <w:sdtPr>
              <w:tag w:val="goog_rdk_264"/>
            </w:sdtPr>
            <w:sdtContent>
              <w:ins w:author="Guillermo Navalón" w:id="122" w:date="2023-08-12T15:13:15Z">
                <w:r w:rsidDel="00000000" w:rsidR="00000000" w:rsidRPr="00000000">
                  <w:rPr>
                    <w:rFonts w:ascii="Times New Roman" w:cs="Times New Roman" w:eastAsia="Times New Roman" w:hAnsi="Times New Roman"/>
                    <w:rtl w:val="0"/>
                  </w:rPr>
                  <w:t xml:space="preserve">both </w:t>
                </w:r>
              </w:ins>
            </w:sdtContent>
          </w:sdt>
          <w:r w:rsidDel="00000000" w:rsidR="00000000" w:rsidRPr="00000000">
            <w:rPr>
              <w:rFonts w:ascii="Times New Roman" w:cs="Times New Roman" w:eastAsia="Times New Roman" w:hAnsi="Times New Roman"/>
              <w:rtl w:val="0"/>
            </w:rPr>
            <w:t xml:space="preserve">global distribution and phylogenetic data f</w:t>
          </w:r>
          <w:sdt>
            <w:sdtPr>
              <w:tag w:val="goog_rdk_265"/>
            </w:sdtPr>
            <w:sdtContent>
              <w:ins w:author="Guillermo Navalón" w:id="123" w:date="2023-08-12T15:13:20Z">
                <w:r w:rsidDel="00000000" w:rsidR="00000000" w:rsidRPr="00000000">
                  <w:rPr>
                    <w:rFonts w:ascii="Times New Roman" w:cs="Times New Roman" w:eastAsia="Times New Roman" w:hAnsi="Times New Roman"/>
                    <w:rtl w:val="0"/>
                  </w:rPr>
                  <w:t xml:space="preserve">rom</w:t>
                </w:r>
              </w:ins>
            </w:sdtContent>
          </w:sdt>
          <w:sdt>
            <w:sdtPr>
              <w:tag w:val="goog_rdk_266"/>
            </w:sdtPr>
            <w:sdtContent>
              <w:del w:author="Guillermo Navalón" w:id="123" w:date="2023-08-12T15:13:20Z">
                <w:r w:rsidDel="00000000" w:rsidR="00000000" w:rsidRPr="00000000">
                  <w:rPr>
                    <w:rFonts w:ascii="Times New Roman" w:cs="Times New Roman" w:eastAsia="Times New Roman" w:hAnsi="Times New Roman"/>
                    <w:rtl w:val="0"/>
                  </w:rPr>
                  <w:delText xml:space="preserve">or</w:delText>
                </w:r>
              </w:del>
            </w:sdtContent>
          </w:sdt>
          <w:r w:rsidDel="00000000" w:rsidR="00000000" w:rsidRPr="00000000">
            <w:rPr>
              <w:rFonts w:ascii="Times New Roman" w:cs="Times New Roman" w:eastAsia="Times New Roman" w:hAnsi="Times New Roman"/>
              <w:rtl w:val="0"/>
            </w:rPr>
            <w:t xml:space="preserve"> </w:t>
          </w:r>
          <w:sdt>
            <w:sdtPr>
              <w:tag w:val="goog_rdk_267"/>
            </w:sdtPr>
            <w:sdtContent>
              <w:ins w:author="Guillermo Navalón" w:id="124" w:date="2023-08-12T15:13:06Z">
                <w:r w:rsidDel="00000000" w:rsidR="00000000" w:rsidRPr="00000000">
                  <w:rPr>
                    <w:rFonts w:ascii="Times New Roman" w:cs="Times New Roman" w:eastAsia="Times New Roman" w:hAnsi="Times New Roman"/>
                    <w:rtl w:val="0"/>
                  </w:rPr>
                  <w:t xml:space="preserve">species-rich </w:t>
                </w:r>
              </w:ins>
            </w:sdtContent>
          </w:sdt>
          <w:sdt>
            <w:sdtPr>
              <w:tag w:val="goog_rdk_268"/>
            </w:sdtPr>
            <w:sdtContent>
              <w:del w:author="Guillermo Navalón" w:id="124" w:date="2023-08-12T15:13:06Z">
                <w:r w:rsidDel="00000000" w:rsidR="00000000" w:rsidRPr="00000000">
                  <w:rPr>
                    <w:rFonts w:ascii="Times New Roman" w:cs="Times New Roman" w:eastAsia="Times New Roman" w:hAnsi="Times New Roman"/>
                    <w:rtl w:val="0"/>
                  </w:rPr>
                  <w:delText xml:space="preserve">large </w:delText>
                </w:r>
              </w:del>
            </w:sdtContent>
          </w:sdt>
          <w:r w:rsidDel="00000000" w:rsidR="00000000" w:rsidRPr="00000000">
            <w:rPr>
              <w:rFonts w:ascii="Times New Roman" w:cs="Times New Roman" w:eastAsia="Times New Roman" w:hAnsi="Times New Roman"/>
              <w:rtl w:val="0"/>
            </w:rPr>
            <w:t xml:space="preserve">clades</w:t>
          </w:r>
          <w:sdt>
            <w:sdtPr>
              <w:tag w:val="goog_rdk_269"/>
            </w:sdtPr>
            <w:sdtContent>
              <w:ins w:author="Guillermo Navalón" w:id="125" w:date="2023-08-12T15:39:05Z">
                <w:r w:rsidDel="00000000" w:rsidR="00000000" w:rsidRPr="00000000">
                  <w:rPr>
                    <w:rFonts w:ascii="Times New Roman" w:cs="Times New Roman" w:eastAsia="Times New Roman" w:hAnsi="Times New Roman"/>
                    <w:rtl w:val="0"/>
                  </w:rPr>
                  <w:t xml:space="preserve"> </w:t>
                </w:r>
                <w:sdt>
                  <w:sdtPr>
                    <w:tag w:val="goog_rdk_270"/>
                  </w:sdtPr>
                  <w:sdtContent>
                    <w:del w:author="Guillermo Navalón" w:id="125" w:date="2023-08-12T15:39:05Z">
                      <w:r w:rsidDel="00000000" w:rsidR="00000000" w:rsidRPr="00000000">
                        <w:rPr>
                          <w:rFonts w:ascii="Times New Roman" w:cs="Times New Roman" w:eastAsia="Times New Roman" w:hAnsi="Times New Roman"/>
                          <w:rtl w:val="0"/>
                        </w:rPr>
                        <w:delText xml:space="preserve">pens up an exciting opportunity</w:delText>
                      </w:r>
                    </w:del>
                  </w:sdtContent>
                </w:sdt>
              </w:ins>
            </w:sdtContent>
          </w:sdt>
          <w:sdt>
            <w:sdtPr>
              <w:tag w:val="goog_rdk_271"/>
            </w:sdtPr>
            <w:sdtContent>
              <w:del w:author="Guillermo Navalón" w:id="125" w:date="2023-08-12T15:39:05Z">
                <w:r w:rsidDel="00000000" w:rsidR="00000000" w:rsidRPr="00000000">
                  <w:rPr>
                    <w:rFonts w:ascii="Times New Roman" w:cs="Times New Roman" w:eastAsia="Times New Roman" w:hAnsi="Times New Roman"/>
                    <w:rtl w:val="0"/>
                  </w:rPr>
                  <w:delText xml:space="preserve"> of the tree of life </w:delText>
                </w:r>
              </w:del>
            </w:sdtContent>
          </w:sdt>
          <w:r w:rsidDel="00000000" w:rsidR="00000000" w:rsidRPr="00000000">
            <w:rPr>
              <w:rFonts w:ascii="Times New Roman" w:cs="Times New Roman" w:eastAsia="Times New Roman" w:hAnsi="Times New Roman"/>
              <w:rtl w:val="0"/>
            </w:rPr>
            <w:t xml:space="preserve">allows for the exploration of large-scale diversity patterns and evolutionary processes. For example, in the last decade, the geographic distribution of residual </w:t>
          </w:r>
          <w:sdt>
            <w:sdtPr>
              <w:tag w:val="goog_rdk_272"/>
            </w:sdtPr>
            <w:sdtContent>
              <w:ins w:author="Guillermo Navalón" w:id="126" w:date="2023-08-12T15:36:52Z">
                <w:r w:rsidDel="00000000" w:rsidR="00000000" w:rsidRPr="00000000">
                  <w:rPr>
                    <w:rFonts w:ascii="Times New Roman" w:cs="Times New Roman" w:eastAsia="Times New Roman" w:hAnsi="Times New Roman"/>
                    <w:rtl w:val="0"/>
                  </w:rPr>
                  <w:t xml:space="preserve">PD</w:t>
                </w:r>
              </w:ins>
            </w:sdtContent>
          </w:sdt>
          <w:sdt>
            <w:sdtPr>
              <w:tag w:val="goog_rdk_273"/>
            </w:sdtPr>
            <w:sdtContent>
              <w:del w:author="Guillermo Navalón" w:id="126" w:date="2023-08-12T15:36:52Z">
                <w:r w:rsidDel="00000000" w:rsidR="00000000" w:rsidRPr="00000000">
                  <w:rPr>
                    <w:rFonts w:ascii="Times New Roman" w:cs="Times New Roman" w:eastAsia="Times New Roman" w:hAnsi="Times New Roman"/>
                    <w:rtl w:val="0"/>
                  </w:rPr>
                  <w:delText xml:space="preserve">phylogenetic diversity</w:delText>
                </w:r>
              </w:del>
            </w:sdtContent>
          </w:sdt>
          <w:r w:rsidDel="00000000" w:rsidR="00000000" w:rsidRPr="00000000">
            <w:rPr>
              <w:rFonts w:ascii="Times New Roman" w:cs="Times New Roman" w:eastAsia="Times New Roman" w:hAnsi="Times New Roman"/>
              <w:rtl w:val="0"/>
            </w:rPr>
            <w:t xml:space="preserve"> has been addressed for the </w:t>
          </w:r>
          <w:sdt>
            <w:sdtPr>
              <w:tag w:val="goog_rdk_274"/>
            </w:sdtPr>
            <w:sdtContent>
              <w:ins w:author="Guillermo Navalón" w:id="127" w:date="2023-08-12T15:37:02Z">
                <w:r w:rsidDel="00000000" w:rsidR="00000000" w:rsidRPr="00000000">
                  <w:rPr>
                    <w:rFonts w:ascii="Times New Roman" w:cs="Times New Roman" w:eastAsia="Times New Roman" w:hAnsi="Times New Roman"/>
                    <w:rtl w:val="0"/>
                  </w:rPr>
                  <w:t xml:space="preserve">four </w:t>
                </w:r>
              </w:ins>
            </w:sdtContent>
          </w:sdt>
          <w:r w:rsidDel="00000000" w:rsidR="00000000" w:rsidRPr="00000000">
            <w:rPr>
              <w:rFonts w:ascii="Times New Roman" w:cs="Times New Roman" w:eastAsia="Times New Roman" w:hAnsi="Times New Roman"/>
              <w:rtl w:val="0"/>
            </w:rPr>
            <w:t xml:space="preserve">major clades of</w:t>
          </w:r>
          <w:sdt>
            <w:sdtPr>
              <w:tag w:val="goog_rdk_275"/>
            </w:sdtPr>
            <w:sdtContent>
              <w:ins w:author="Guillermo Navalón" w:id="128" w:date="2023-08-12T15:37:07Z">
                <w:r w:rsidDel="00000000" w:rsidR="00000000" w:rsidRPr="00000000">
                  <w:rPr>
                    <w:rFonts w:ascii="Times New Roman" w:cs="Times New Roman" w:eastAsia="Times New Roman" w:hAnsi="Times New Roman"/>
                    <w:rtl w:val="0"/>
                  </w:rPr>
                  <w:t xml:space="preserve"> living</w:t>
                </w:r>
              </w:ins>
            </w:sdtContent>
          </w:sdt>
          <w:r w:rsidDel="00000000" w:rsidR="00000000" w:rsidRPr="00000000">
            <w:rPr>
              <w:rFonts w:ascii="Times New Roman" w:cs="Times New Roman" w:eastAsia="Times New Roman" w:hAnsi="Times New Roman"/>
              <w:rtl w:val="0"/>
            </w:rPr>
            <w:t xml:space="preserve"> terrestrial vertebrates: mammals (Davies and Buckley 2011), amphibians (Fritz and Rahbek 2012), birds (Voskamp et al. 2017), and squamates (Gumbs et al. 2020; Vásquez-Restrepo et al. 2023). </w:t>
          </w:r>
          <w:sdt>
            <w:sdtPr>
              <w:tag w:val="goog_rdk_276"/>
            </w:sdtPr>
            <w:sdtContent>
              <w:ins w:author="Guillermo Navalón" w:id="129" w:date="2023-08-12T15:41:36Z">
                <w:r w:rsidDel="00000000" w:rsidR="00000000" w:rsidRPr="00000000">
                  <w:rPr>
                    <w:rtl w:val="0"/>
                  </w:rPr>
                </w:r>
              </w:ins>
            </w:sdtContent>
          </w:sdt>
        </w:p>
      </w:sdtContent>
    </w:sdt>
    <w:sdt>
      <w:sdtPr>
        <w:tag w:val="goog_rdk_280"/>
      </w:sdtPr>
      <w:sdtContent>
        <w:p w:rsidR="00000000" w:rsidDel="00000000" w:rsidP="00000000" w:rsidRDefault="00000000" w:rsidRPr="00000000" w14:paraId="00000023">
          <w:pPr>
            <w:jc w:val="both"/>
            <w:rPr>
              <w:ins w:author="Guillermo Navalón" w:id="130" w:date="2023-08-12T15:39:50Z"/>
              <w:rFonts w:ascii="Times New Roman" w:cs="Times New Roman" w:eastAsia="Times New Roman" w:hAnsi="Times New Roman"/>
            </w:rPr>
          </w:pPr>
          <w:sdt>
            <w:sdtPr>
              <w:tag w:val="goog_rdk_279"/>
            </w:sdtPr>
            <w:sdtContent>
              <w:ins w:author="Guillermo Navalón" w:id="130" w:date="2023-08-12T15:39:50Z">
                <w:r w:rsidDel="00000000" w:rsidR="00000000" w:rsidRPr="00000000">
                  <w:rPr>
                    <w:rtl w:val="0"/>
                  </w:rPr>
                </w:r>
              </w:ins>
            </w:sdtContent>
          </w:sdt>
        </w:p>
      </w:sdtContent>
    </w:sdt>
    <w:p w:rsidR="00000000" w:rsidDel="00000000" w:rsidP="00000000" w:rsidRDefault="00000000" w:rsidRPr="00000000" w14:paraId="00000024">
      <w:pPr>
        <w:jc w:val="both"/>
        <w:rPr>
          <w:rFonts w:ascii="Times New Roman" w:cs="Times New Roman" w:eastAsia="Times New Roman" w:hAnsi="Times New Roman"/>
        </w:rPr>
      </w:pPr>
      <w:sdt>
        <w:sdtPr>
          <w:tag w:val="goog_rdk_281"/>
        </w:sdtPr>
        <w:sdtContent>
          <w:ins w:author="Guillermo Navalón" w:id="130" w:date="2023-08-12T15:39:50Z">
            <w:r w:rsidDel="00000000" w:rsidR="00000000" w:rsidRPr="00000000">
              <w:rPr>
                <w:rFonts w:ascii="Times New Roman" w:cs="Times New Roman" w:eastAsia="Times New Roman" w:hAnsi="Times New Roman"/>
                <w:rtl w:val="0"/>
              </w:rPr>
              <w:t xml:space="preserve">This wealth of data </w:t>
            </w:r>
            <w:r w:rsidDel="00000000" w:rsidR="00000000" w:rsidRPr="00000000">
              <w:rPr>
                <w:rFonts w:ascii="Times New Roman" w:cs="Times New Roman" w:eastAsia="Times New Roman" w:hAnsi="Times New Roman"/>
                <w:rtl w:val="0"/>
              </w:rPr>
              <w:t xml:space="preserve">opens up an exciting, but unrealised, opportunity</w:t>
            </w:r>
          </w:ins>
        </w:sdtContent>
      </w:sdt>
      <w:sdt>
        <w:sdtPr>
          <w:tag w:val="goog_rdk_282"/>
        </w:sdtPr>
        <w:sdtContent>
          <w:del w:author="Guillermo Navalón" w:id="130" w:date="2023-08-12T15:39:50Z">
            <w:r w:rsidDel="00000000" w:rsidR="00000000" w:rsidRPr="00000000">
              <w:rPr>
                <w:rFonts w:ascii="Times New Roman" w:cs="Times New Roman" w:eastAsia="Times New Roman" w:hAnsi="Times New Roman"/>
                <w:rtl w:val="0"/>
              </w:rPr>
              <w:delText xml:space="preserve">However, a </w:delText>
            </w:r>
          </w:del>
        </w:sdtContent>
      </w:sdt>
      <w:sdt>
        <w:sdtPr>
          <w:tag w:val="goog_rdk_283"/>
        </w:sdtPr>
        <w:sdtContent>
          <w:ins w:author="Guillermo Navalón" w:id="130" w:date="2023-08-12T15:39:50Z">
            <w:r w:rsidDel="00000000" w:rsidR="00000000" w:rsidRPr="00000000">
              <w:rPr>
                <w:rFonts w:ascii="Times New Roman" w:cs="Times New Roman" w:eastAsia="Times New Roman" w:hAnsi="Times New Roman"/>
                <w:rtl w:val="0"/>
              </w:rPr>
              <w:t xml:space="preserve"> for the </w:t>
            </w:r>
          </w:ins>
        </w:sdtContent>
      </w:sdt>
      <w:sdt>
        <w:sdtPr>
          <w:tag w:val="goog_rdk_284"/>
        </w:sdtPr>
        <w:sdtContent>
          <w:del w:author="Guillermo Navalón" w:id="130" w:date="2023-08-12T15:39:50Z">
            <w:r w:rsidDel="00000000" w:rsidR="00000000" w:rsidRPr="00000000">
              <w:rPr>
                <w:rFonts w:ascii="Times New Roman" w:cs="Times New Roman" w:eastAsia="Times New Roman" w:hAnsi="Times New Roman"/>
                <w:rtl w:val="0"/>
              </w:rPr>
              <w:delText xml:space="preserve">comprehensive </w:delText>
            </w:r>
          </w:del>
        </w:sdtContent>
      </w:sdt>
      <w:sdt>
        <w:sdtPr>
          <w:tag w:val="goog_rdk_285"/>
        </w:sdtPr>
        <w:sdtContent>
          <w:ins w:author="Guillermo Navalón" w:id="130" w:date="2023-08-12T15:39:50Z">
            <w:r w:rsidDel="00000000" w:rsidR="00000000" w:rsidRPr="00000000">
              <w:rPr>
                <w:rFonts w:ascii="Times New Roman" w:cs="Times New Roman" w:eastAsia="Times New Roman" w:hAnsi="Times New Roman"/>
                <w:rtl w:val="0"/>
              </w:rPr>
              <w:t xml:space="preserve">detailed </w:t>
            </w:r>
          </w:ins>
        </w:sdtContent>
      </w:sdt>
      <w:sdt>
        <w:sdtPr>
          <w:tag w:val="goog_rdk_286"/>
        </w:sdtPr>
        <w:sdtContent>
          <w:ins w:author="Guillermo Navalón" w:id="131" w:date="2023-08-12T15:40:52Z">
            <w:r w:rsidDel="00000000" w:rsidR="00000000" w:rsidRPr="00000000">
              <w:rPr>
                <w:rFonts w:ascii="Times New Roman" w:cs="Times New Roman" w:eastAsia="Times New Roman" w:hAnsi="Times New Roman"/>
                <w:rtl w:val="0"/>
              </w:rPr>
              <w:t xml:space="preserve">comparison of </w:t>
            </w:r>
          </w:ins>
        </w:sdtContent>
      </w:sdt>
      <w:sdt>
        <w:sdtPr>
          <w:tag w:val="goog_rdk_287"/>
        </w:sdtPr>
        <w:sdtContent>
          <w:del w:author="Guillermo Navalón" w:id="131" w:date="2023-08-12T15:40:52Z">
            <w:r w:rsidDel="00000000" w:rsidR="00000000" w:rsidRPr="00000000">
              <w:rPr>
                <w:rFonts w:ascii="Times New Roman" w:cs="Times New Roman" w:eastAsia="Times New Roman" w:hAnsi="Times New Roman"/>
                <w:rtl w:val="0"/>
              </w:rPr>
              <w:delText xml:space="preserve">exploration</w:delText>
            </w:r>
          </w:del>
        </w:sdtContent>
      </w:sdt>
      <w:sdt>
        <w:sdtPr>
          <w:tag w:val="goog_rdk_288"/>
        </w:sdtPr>
        <w:sdtContent>
          <w:ins w:author="Guillermo Navalón" w:id="131" w:date="2023-08-12T15:40:52Z">
            <w:sdt>
              <w:sdtPr>
                <w:tag w:val="goog_rdk_289"/>
              </w:sdtPr>
              <w:sdtContent>
                <w:del w:author="Guillermo Navalón" w:id="131" w:date="2023-08-12T15:40:52Z">
                  <w:r w:rsidDel="00000000" w:rsidR="00000000" w:rsidRPr="00000000">
                    <w:rPr>
                      <w:rFonts w:ascii="Times New Roman" w:cs="Times New Roman" w:eastAsia="Times New Roman" w:hAnsi="Times New Roman"/>
                      <w:rtl w:val="0"/>
                    </w:rPr>
                    <w:delText xml:space="preserve"> of detailed detailed</w:delText>
                  </w:r>
                </w:del>
              </w:sdtContent>
            </w:sdt>
          </w:ins>
        </w:sdtContent>
      </w:sdt>
      <w:sdt>
        <w:sdtPr>
          <w:tag w:val="goog_rdk_290"/>
        </w:sdtPr>
        <w:sdtContent>
          <w:del w:author="Guillermo Navalón" w:id="131" w:date="2023-08-12T15:40:52Z">
            <w:r w:rsidDel="00000000" w:rsidR="00000000" w:rsidRPr="00000000">
              <w:rPr>
                <w:rFonts w:ascii="Times New Roman" w:cs="Times New Roman" w:eastAsia="Times New Roman" w:hAnsi="Times New Roman"/>
                <w:rtl w:val="0"/>
              </w:rPr>
              <w:delText xml:space="preserve"> </w:delText>
            </w:r>
          </w:del>
        </w:sdtContent>
      </w:sdt>
      <w:sdt>
        <w:sdtPr>
          <w:tag w:val="goog_rdk_291"/>
        </w:sdtPr>
        <w:sdtContent>
          <w:ins w:author="Guillermo Navalón" w:id="132" w:date="2023-08-12T15:40:30Z">
            <w:r w:rsidDel="00000000" w:rsidR="00000000" w:rsidRPr="00000000">
              <w:rPr>
                <w:rFonts w:ascii="Times New Roman" w:cs="Times New Roman" w:eastAsia="Times New Roman" w:hAnsi="Times New Roman"/>
                <w:rtl w:val="0"/>
              </w:rPr>
              <w:t xml:space="preserve">geographic patterns </w:t>
            </w:r>
            <w:r w:rsidDel="00000000" w:rsidR="00000000" w:rsidRPr="00000000">
              <w:rPr>
                <w:rFonts w:ascii="Times New Roman" w:cs="Times New Roman" w:eastAsia="Times New Roman" w:hAnsi="Times New Roman"/>
                <w:rtl w:val="0"/>
              </w:rPr>
              <w:t xml:space="preserve">of residual PD</w:t>
            </w:r>
          </w:ins>
        </w:sdtContent>
      </w:sdt>
      <w:sdt>
        <w:sdtPr>
          <w:tag w:val="goog_rdk_292"/>
        </w:sdtPr>
        <w:sdtContent>
          <w:del w:author="Guillermo Navalón" w:id="132" w:date="2023-08-12T15:40:30Z">
            <w:r w:rsidDel="00000000" w:rsidR="00000000" w:rsidRPr="00000000">
              <w:rPr>
                <w:rFonts w:ascii="Times New Roman" w:cs="Times New Roman" w:eastAsia="Times New Roman" w:hAnsi="Times New Roman"/>
                <w:rtl w:val="0"/>
              </w:rPr>
              <w:delText xml:space="preserve">including mapping</w:delText>
            </w:r>
          </w:del>
        </w:sdtContent>
      </w:sdt>
      <w:r w:rsidDel="00000000" w:rsidR="00000000" w:rsidRPr="00000000">
        <w:rPr>
          <w:rFonts w:ascii="Times New Roman" w:cs="Times New Roman" w:eastAsia="Times New Roman" w:hAnsi="Times New Roman"/>
          <w:rtl w:val="0"/>
        </w:rPr>
        <w:t xml:space="preserve"> </w:t>
      </w:r>
      <w:sdt>
        <w:sdtPr>
          <w:tag w:val="goog_rdk_293"/>
        </w:sdtPr>
        <w:sdtContent>
          <w:ins w:author="Guillermo Navalón" w:id="133" w:date="2023-08-12T15:40:58Z">
            <w:r w:rsidDel="00000000" w:rsidR="00000000" w:rsidRPr="00000000">
              <w:rPr>
                <w:rFonts w:ascii="Times New Roman" w:cs="Times New Roman" w:eastAsia="Times New Roman" w:hAnsi="Times New Roman"/>
                <w:rtl w:val="0"/>
              </w:rPr>
              <w:t xml:space="preserve">across the four major clades of </w:t>
            </w:r>
            <w:r w:rsidDel="00000000" w:rsidR="00000000" w:rsidRPr="00000000">
              <w:rPr>
                <w:rFonts w:ascii="Times New Roman" w:cs="Times New Roman" w:eastAsia="Times New Roman" w:hAnsi="Times New Roman"/>
                <w:rtl w:val="0"/>
              </w:rPr>
              <w:t xml:space="preserve">amniotes including critically identifying differences and similarities in the biotic and abiotic factors underpinning global patterns of tetrapod biodiversity.</w:t>
            </w:r>
            <w:sdt>
              <w:sdtPr>
                <w:tag w:val="goog_rdk_294"/>
              </w:sdtPr>
              <w:sdtContent>
                <w:del w:author="Guillermo Navalón" w:id="133" w:date="2023-08-12T15:40:58Z">
                  <w:r w:rsidDel="00000000" w:rsidR="00000000" w:rsidRPr="00000000">
                    <w:rPr>
                      <w:rFonts w:ascii="Times New Roman" w:cs="Times New Roman" w:eastAsia="Times New Roman" w:hAnsi="Times New Roman"/>
                      <w:rtl w:val="0"/>
                    </w:rPr>
                    <w:delText xml:space="preserve">amniotes </w:delText>
                  </w:r>
                  <w:r w:rsidDel="00000000" w:rsidR="00000000" w:rsidRPr="00000000">
                    <w:rPr>
                      <w:rFonts w:ascii="Times New Roman" w:cs="Times New Roman" w:eastAsia="Times New Roman" w:hAnsi="Times New Roman"/>
                      <w:rtl w:val="0"/>
                    </w:rPr>
                    <w:delText xml:space="preserve">of </w:delText>
                  </w:r>
                </w:del>
              </w:sdtContent>
            </w:sdt>
          </w:ins>
        </w:sdtContent>
      </w:sdt>
      <w:sdt>
        <w:sdtPr>
          <w:tag w:val="goog_rdk_295"/>
        </w:sdtPr>
        <w:sdtContent>
          <w:del w:author="Guillermo Navalón" w:id="133" w:date="2023-08-12T15:40:58Z">
            <w:r w:rsidDel="00000000" w:rsidR="00000000" w:rsidRPr="00000000">
              <w:rPr>
                <w:rFonts w:ascii="Times New Roman" w:cs="Times New Roman" w:eastAsia="Times New Roman" w:hAnsi="Times New Roman"/>
                <w:rtl w:val="0"/>
              </w:rPr>
              <w:delText xml:space="preserve">residual PD</w:delText>
            </w:r>
          </w:del>
        </w:sdtContent>
      </w:sdt>
      <w:sdt>
        <w:sdtPr>
          <w:tag w:val="goog_rdk_296"/>
        </w:sdtPr>
        <w:sdtContent>
          <w:ins w:author="Guillermo Navalón" w:id="134" w:date="2023-08-12T15:45:08Z">
            <w:sdt>
              <w:sdtPr>
                <w:tag w:val="goog_rdk_297"/>
              </w:sdtPr>
              <w:sdtContent>
                <w:del w:author="Guillermo Navalón" w:id="133" w:date="2023-08-12T15:40:58Z">
                  <w:r w:rsidDel="00000000" w:rsidR="00000000" w:rsidRPr="00000000">
                    <w:rPr>
                      <w:rFonts w:ascii="Times New Roman" w:cs="Times New Roman" w:eastAsia="Times New Roman" w:hAnsi="Times New Roman"/>
                      <w:rtl w:val="0"/>
                    </w:rPr>
                    <w:delText xml:space="preserve"> </w:delText>
                  </w:r>
                  <w:r w:rsidDel="00000000" w:rsidR="00000000" w:rsidRPr="00000000">
                    <w:rPr>
                      <w:rFonts w:ascii="Times New Roman" w:cs="Times New Roman" w:eastAsia="Times New Roman" w:hAnsi="Times New Roman"/>
                      <w:rtl w:val="0"/>
                    </w:rPr>
                    <w:delText xml:space="preserve">across the four major vertebrate clades</w:delText>
                  </w:r>
                </w:del>
              </w:sdtContent>
            </w:sdt>
          </w:ins>
        </w:sdtContent>
      </w:sdt>
      <w:sdt>
        <w:sdtPr>
          <w:tag w:val="goog_rdk_298"/>
        </w:sdtPr>
        <w:sdtContent>
          <w:del w:author="Guillermo Navalón" w:id="133" w:date="2023-08-12T15:40:58Z">
            <w:r w:rsidDel="00000000" w:rsidR="00000000" w:rsidRPr="00000000">
              <w:rPr>
                <w:rFonts w:ascii="Times New Roman" w:cs="Times New Roman" w:eastAsia="Times New Roman" w:hAnsi="Times New Roman"/>
                <w:rtl w:val="0"/>
              </w:rPr>
              <w:delText xml:space="preserve"> and</w:delText>
            </w:r>
          </w:del>
        </w:sdtContent>
      </w:sdt>
      <w:sdt>
        <w:sdtPr>
          <w:tag w:val="goog_rdk_299"/>
        </w:sdtPr>
        <w:sdtContent>
          <w:ins w:author="Guillermo Navalón" w:id="135" w:date="2023-08-12T15:41:04Z">
            <w:sdt>
              <w:sdtPr>
                <w:tag w:val="goog_rdk_300"/>
              </w:sdtPr>
              <w:sdtContent>
                <w:del w:author="Guillermo Navalón" w:id="133" w:date="2023-08-12T15:40:58Z">
                  <w:r w:rsidDel="00000000" w:rsidR="00000000" w:rsidRPr="00000000">
                    <w:rPr>
                      <w:rFonts w:ascii="Times New Roman" w:cs="Times New Roman" w:eastAsia="Times New Roman" w:hAnsi="Times New Roman"/>
                      <w:rtl w:val="0"/>
                    </w:rPr>
                    <w:delText xml:space="preserve"> the comparison of </w:delText>
                  </w:r>
                </w:del>
              </w:sdtContent>
            </w:sdt>
          </w:ins>
        </w:sdtContent>
      </w:sdt>
      <w:sdt>
        <w:sdtPr>
          <w:tag w:val="goog_rdk_301"/>
        </w:sdtPr>
        <w:sdtContent>
          <w:del w:author="Guillermo Navalón" w:id="133" w:date="2023-08-12T15:40:58Z">
            <w:r w:rsidDel="00000000" w:rsidR="00000000" w:rsidRPr="00000000">
              <w:rPr>
                <w:rFonts w:ascii="Times New Roman" w:cs="Times New Roman" w:eastAsia="Times New Roman" w:hAnsi="Times New Roman"/>
                <w:rtl w:val="0"/>
              </w:rPr>
              <w:delText xml:space="preserve"> id</w:delText>
            </w:r>
            <w:r w:rsidDel="00000000" w:rsidR="00000000" w:rsidRPr="00000000">
              <w:rPr>
                <w:rFonts w:ascii="Times New Roman" w:cs="Times New Roman" w:eastAsia="Times New Roman" w:hAnsi="Times New Roman"/>
                <w:rtl w:val="0"/>
              </w:rPr>
              <w:delText xml:space="preserve">entifying similarities and differences</w:delText>
            </w:r>
            <w:r w:rsidDel="00000000" w:rsidR="00000000" w:rsidRPr="00000000">
              <w:rPr>
                <w:rFonts w:ascii="Times New Roman" w:cs="Times New Roman" w:eastAsia="Times New Roman" w:hAnsi="Times New Roman"/>
                <w:rtl w:val="0"/>
              </w:rPr>
              <w:delText xml:space="preserve"> </w:delText>
            </w:r>
          </w:del>
        </w:sdtContent>
      </w:sdt>
      <w:sdt>
        <w:sdtPr>
          <w:tag w:val="goog_rdk_302"/>
        </w:sdtPr>
        <w:sdtContent>
          <w:ins w:author="Guillermo Navalón" w:id="136" w:date="2023-08-12T15:41:57Z">
            <w:sdt>
              <w:sdtPr>
                <w:tag w:val="goog_rdk_303"/>
              </w:sdtPr>
              <w:sdtContent>
                <w:del w:author="Guillermo Navalón" w:id="133" w:date="2023-08-12T15:40:58Z">
                  <w:r w:rsidDel="00000000" w:rsidR="00000000" w:rsidRPr="00000000">
                    <w:rPr>
                      <w:rFonts w:ascii="Times New Roman" w:cs="Times New Roman" w:eastAsia="Times New Roman" w:hAnsi="Times New Roman"/>
                      <w:rtl w:val="0"/>
                    </w:rPr>
                    <w:delText xml:space="preserve">patterns </w:delText>
                  </w:r>
                </w:del>
              </w:sdtContent>
            </w:sdt>
          </w:ins>
        </w:sdtContent>
      </w:sdt>
      <w:sdt>
        <w:sdtPr>
          <w:tag w:val="goog_rdk_304"/>
        </w:sdtPr>
        <w:sdtContent>
          <w:del w:author="Guillermo Navalón" w:id="133" w:date="2023-08-12T15:40:58Z">
            <w:r w:rsidDel="00000000" w:rsidR="00000000" w:rsidRPr="00000000">
              <w:rPr>
                <w:rFonts w:ascii="Times New Roman" w:cs="Times New Roman" w:eastAsia="Times New Roman" w:hAnsi="Times New Roman"/>
                <w:rtl w:val="0"/>
              </w:rPr>
              <w:delText xml:space="preserve">across </w:delText>
            </w:r>
          </w:del>
        </w:sdtContent>
      </w:sdt>
      <w:sdt>
        <w:sdtPr>
          <w:tag w:val="goog_rdk_305"/>
        </w:sdtPr>
        <w:sdtContent>
          <w:ins w:author="Guillermo Navalón" w:id="137" w:date="2023-08-12T15:41:13Z">
            <w:sdt>
              <w:sdtPr>
                <w:tag w:val="goog_rdk_306"/>
              </w:sdtPr>
              <w:sdtContent>
                <w:del w:author="Guillermo Navalón" w:id="133" w:date="2023-08-12T15:40:58Z">
                  <w:r w:rsidDel="00000000" w:rsidR="00000000" w:rsidRPr="00000000">
                    <w:rPr>
                      <w:rFonts w:ascii="Times New Roman" w:cs="Times New Roman" w:eastAsia="Times New Roman" w:hAnsi="Times New Roman"/>
                      <w:rtl w:val="0"/>
                    </w:rPr>
                    <w:delText xml:space="preserve">the four major </w:delText>
                  </w:r>
                </w:del>
              </w:sdtContent>
            </w:sdt>
          </w:ins>
        </w:sdtContent>
      </w:sdt>
      <w:sdt>
        <w:sdtPr>
          <w:tag w:val="goog_rdk_307"/>
        </w:sdtPr>
        <w:sdtContent>
          <w:del w:author="Guillermo Navalón" w:id="133" w:date="2023-08-12T15:40:58Z">
            <w:r w:rsidDel="00000000" w:rsidR="00000000" w:rsidRPr="00000000">
              <w:rPr>
                <w:rFonts w:ascii="Times New Roman" w:cs="Times New Roman" w:eastAsia="Times New Roman" w:hAnsi="Times New Roman"/>
                <w:rtl w:val="0"/>
              </w:rPr>
              <w:delText xml:space="preserve">vertebrate clades</w:delText>
            </w:r>
          </w:del>
        </w:sdtContent>
      </w:sdt>
      <w:sdt>
        <w:sdtPr>
          <w:tag w:val="goog_rdk_308"/>
        </w:sdtPr>
        <w:sdtContent>
          <w:ins w:author="Guillermo Navalón" w:id="138" w:date="2023-08-12T15:42:03Z">
            <w:sdt>
              <w:sdtPr>
                <w:tag w:val="goog_rdk_309"/>
              </w:sdtPr>
              <w:sdtContent>
                <w:del w:author="Guillermo Navalón" w:id="133" w:date="2023-08-12T15:40:58Z">
                  <w:r w:rsidDel="00000000" w:rsidR="00000000" w:rsidRPr="00000000">
                    <w:rPr>
                      <w:rFonts w:ascii="Times New Roman" w:cs="Times New Roman" w:eastAsia="Times New Roman" w:hAnsi="Times New Roman"/>
                      <w:rtl w:val="0"/>
                    </w:rPr>
                    <w:delText xml:space="preserve"> including testing for </w:delText>
                  </w:r>
                </w:del>
              </w:sdtContent>
            </w:sdt>
          </w:ins>
        </w:sdtContent>
      </w:sdt>
      <w:sdt>
        <w:sdtPr>
          <w:tag w:val="goog_rdk_310"/>
        </w:sdtPr>
        <w:sdtContent>
          <w:del w:author="Guillermo Navalón" w:id="133" w:date="2023-08-12T15:40:58Z">
            <w:r w:rsidDel="00000000" w:rsidR="00000000" w:rsidRPr="00000000">
              <w:rPr>
                <w:rFonts w:ascii="Times New Roman" w:cs="Times New Roman" w:eastAsia="Times New Roman" w:hAnsi="Times New Roman"/>
                <w:rtl w:val="0"/>
              </w:rPr>
              <w:delText xml:space="preserve">, as well as analyzing</w:delText>
            </w:r>
            <w:r w:rsidDel="00000000" w:rsidR="00000000" w:rsidRPr="00000000">
              <w:rPr>
                <w:rFonts w:ascii="Times New Roman" w:cs="Times New Roman" w:eastAsia="Times New Roman" w:hAnsi="Times New Roman"/>
                <w:rtl w:val="0"/>
              </w:rPr>
              <w:delText xml:space="preserve"> the</w:delText>
            </w:r>
          </w:del>
        </w:sdtContent>
      </w:sdt>
      <w:r w:rsidDel="00000000" w:rsidR="00000000" w:rsidRPr="00000000">
        <w:rPr>
          <w:rFonts w:ascii="Times New Roman" w:cs="Times New Roman" w:eastAsia="Times New Roman" w:hAnsi="Times New Roman"/>
          <w:rtl w:val="0"/>
        </w:rPr>
        <w:t xml:space="preserve"> </w:t>
      </w:r>
      <w:sdt>
        <w:sdtPr>
          <w:tag w:val="goog_rdk_311"/>
        </w:sdtPr>
        <w:sdtContent>
          <w:del w:author="Guillermo Navalón" w:id="139" w:date="2023-08-12T15:42:15Z">
            <w:r w:rsidDel="00000000" w:rsidR="00000000" w:rsidRPr="00000000">
              <w:rPr>
                <w:rFonts w:ascii="Times New Roman" w:cs="Times New Roman" w:eastAsia="Times New Roman" w:hAnsi="Times New Roman"/>
                <w:rtl w:val="0"/>
              </w:rPr>
              <w:delText xml:space="preserve">potential effect</w:delText>
            </w:r>
          </w:del>
        </w:sdtContent>
      </w:sdt>
      <w:sdt>
        <w:sdtPr>
          <w:tag w:val="goog_rdk_312"/>
        </w:sdtPr>
        <w:sdtContent>
          <w:ins w:author="Guillermo Navalón" w:id="140" w:date="2023-08-12T15:42:19Z">
            <w:sdt>
              <w:sdtPr>
                <w:tag w:val="goog_rdk_313"/>
              </w:sdtPr>
              <w:sdtContent>
                <w:del w:author="Guillermo Navalón" w:id="139" w:date="2023-08-12T15:42:15Z">
                  <w:r w:rsidDel="00000000" w:rsidR="00000000" w:rsidRPr="00000000">
                    <w:rPr>
                      <w:rFonts w:ascii="Times New Roman" w:cs="Times New Roman" w:eastAsia="Times New Roman" w:hAnsi="Times New Roman"/>
                      <w:rtl w:val="0"/>
                    </w:rPr>
                    <w:delText xml:space="preserve">s</w:delText>
                  </w:r>
                </w:del>
              </w:sdtContent>
            </w:sdt>
          </w:ins>
        </w:sdtContent>
      </w:sdt>
      <w:sdt>
        <w:sdtPr>
          <w:tag w:val="goog_rdk_314"/>
        </w:sdtPr>
        <w:sdtContent>
          <w:del w:author="Guillermo Navalón" w:id="139" w:date="2023-08-12T15:42:15Z">
            <w:r w:rsidDel="00000000" w:rsidR="00000000" w:rsidRPr="00000000">
              <w:rPr>
                <w:rFonts w:ascii="Times New Roman" w:cs="Times New Roman" w:eastAsia="Times New Roman" w:hAnsi="Times New Roman"/>
                <w:rtl w:val="0"/>
              </w:rPr>
              <w:delText xml:space="preserve"> of different</w:delText>
            </w:r>
          </w:del>
        </w:sdtContent>
      </w:sdt>
      <w:sdt>
        <w:sdtPr>
          <w:tag w:val="goog_rdk_315"/>
        </w:sdtPr>
        <w:sdtContent>
          <w:ins w:author="Guillermo Navalón" w:id="141" w:date="2023-08-12T15:43:53Z">
            <w:sdt>
              <w:sdtPr>
                <w:tag w:val="goog_rdk_316"/>
              </w:sdtPr>
              <w:sdtContent>
                <w:del w:author="Guillermo Navalón" w:id="139" w:date="2023-08-12T15:42:15Z">
                  <w:r w:rsidDel="00000000" w:rsidR="00000000" w:rsidRPr="00000000">
                    <w:rPr>
                      <w:rFonts w:ascii="Times New Roman" w:cs="Times New Roman" w:eastAsia="Times New Roman" w:hAnsi="Times New Roman"/>
                      <w:rtl w:val="0"/>
                    </w:rPr>
                    <w:delText xml:space="preserve"> generative</w:delText>
                  </w:r>
                </w:del>
              </w:sdtContent>
            </w:sdt>
          </w:ins>
        </w:sdtContent>
      </w:sdt>
      <w:sdt>
        <w:sdtPr>
          <w:tag w:val="goog_rdk_317"/>
        </w:sdtPr>
        <w:sdtContent>
          <w:del w:author="Guillermo Navalón" w:id="139" w:date="2023-08-12T15:42:15Z">
            <w:r w:rsidDel="00000000" w:rsidR="00000000" w:rsidRPr="00000000">
              <w:rPr>
                <w:rFonts w:ascii="Times New Roman" w:cs="Times New Roman" w:eastAsia="Times New Roman" w:hAnsi="Times New Roman"/>
                <w:rtl w:val="0"/>
              </w:rPr>
              <w:delText xml:space="preserve"> </w:delText>
            </w:r>
          </w:del>
        </w:sdtContent>
      </w:sdt>
      <w:sdt>
        <w:sdtPr>
          <w:tag w:val="goog_rdk_318"/>
        </w:sdtPr>
        <w:sdtContent>
          <w:ins w:author="Guillermo Navalón" w:id="142" w:date="2023-08-12T15:42:22Z">
            <w:sdt>
              <w:sdtPr>
                <w:tag w:val="goog_rdk_319"/>
              </w:sdtPr>
              <w:sdtContent>
                <w:del w:author="Guillermo Navalón" w:id="139" w:date="2023-08-12T15:42:15Z">
                  <w:r w:rsidDel="00000000" w:rsidR="00000000" w:rsidRPr="00000000">
                    <w:rPr>
                      <w:rFonts w:ascii="Times New Roman" w:cs="Times New Roman" w:eastAsia="Times New Roman" w:hAnsi="Times New Roman"/>
                      <w:rtl w:val="0"/>
                    </w:rPr>
                    <w:delText xml:space="preserve">biotic and abiotic </w:delText>
                  </w:r>
                </w:del>
              </w:sdtContent>
            </w:sdt>
          </w:ins>
        </w:sdtContent>
      </w:sdt>
      <w:sdt>
        <w:sdtPr>
          <w:tag w:val="goog_rdk_320"/>
        </w:sdtPr>
        <w:sdtContent>
          <w:del w:author="Guillermo Navalón" w:id="139" w:date="2023-08-12T15:42:15Z">
            <w:r w:rsidDel="00000000" w:rsidR="00000000" w:rsidRPr="00000000">
              <w:rPr>
                <w:rFonts w:ascii="Times New Roman" w:cs="Times New Roman" w:eastAsia="Times New Roman" w:hAnsi="Times New Roman"/>
                <w:rtl w:val="0"/>
              </w:rPr>
              <w:delText xml:space="preserve">factors </w:delText>
            </w:r>
          </w:del>
        </w:sdtContent>
      </w:sdt>
      <w:sdt>
        <w:sdtPr>
          <w:tag w:val="goog_rdk_321"/>
        </w:sdtPr>
        <w:sdtContent>
          <w:del w:author="Guillermo Navalón" w:id="143" w:date="2023-08-12T15:42:28Z">
            <w:r w:rsidDel="00000000" w:rsidR="00000000" w:rsidRPr="00000000">
              <w:rPr>
                <w:rFonts w:ascii="Times New Roman" w:cs="Times New Roman" w:eastAsia="Times New Roman" w:hAnsi="Times New Roman"/>
                <w:rtl w:val="0"/>
              </w:rPr>
              <w:delText xml:space="preserve">on such patterns, is still lacking</w:delText>
            </w:r>
          </w:del>
        </w:sdtContent>
      </w:sdt>
      <w:r w:rsidDel="00000000" w:rsidR="00000000" w:rsidRPr="00000000">
        <w:rPr>
          <w:rFonts w:ascii="Times New Roman" w:cs="Times New Roman" w:eastAsia="Times New Roman" w:hAnsi="Times New Roman"/>
          <w:rtl w:val="0"/>
        </w:rPr>
        <w:t xml:space="preserve">. In this study, we characterize geographic patterns of </w:t>
      </w:r>
      <w:sdt>
        <w:sdtPr>
          <w:tag w:val="goog_rdk_322"/>
        </w:sdtPr>
        <w:sdtContent>
          <w:del w:author="Guillermo Navalón" w:id="144" w:date="2023-08-12T15:50:02Z">
            <w:r w:rsidDel="00000000" w:rsidR="00000000" w:rsidRPr="00000000">
              <w:rPr>
                <w:rFonts w:ascii="Times New Roman" w:cs="Times New Roman" w:eastAsia="Times New Roman" w:hAnsi="Times New Roman"/>
                <w:rtl w:val="0"/>
              </w:rPr>
              <w:delText xml:space="preserve">current tetrapod diversity dynamics by inferring</w:delText>
            </w:r>
          </w:del>
        </w:sdtContent>
      </w:sdt>
      <w:r w:rsidDel="00000000" w:rsidR="00000000" w:rsidRPr="00000000">
        <w:rPr>
          <w:rFonts w:ascii="Times New Roman" w:cs="Times New Roman" w:eastAsia="Times New Roman" w:hAnsi="Times New Roman"/>
          <w:rtl w:val="0"/>
        </w:rPr>
        <w:t xml:space="preserve"> </w:t>
      </w:r>
      <w:sdt>
        <w:sdtPr>
          <w:tag w:val="goog_rdk_323"/>
        </w:sdtPr>
        <w:sdtContent>
          <w:ins w:author="Guillermo Navalón" w:id="145" w:date="2023-08-12T15:50:37Z">
            <w:r w:rsidDel="00000000" w:rsidR="00000000" w:rsidRPr="00000000">
              <w:rPr>
                <w:rFonts w:ascii="Times New Roman" w:cs="Times New Roman" w:eastAsia="Times New Roman" w:hAnsi="Times New Roman"/>
                <w:rtl w:val="0"/>
              </w:rPr>
              <w:t xml:space="preserve">tetrapod </w:t>
            </w:r>
          </w:ins>
        </w:sdtContent>
      </w:sdt>
      <w:r w:rsidDel="00000000" w:rsidR="00000000" w:rsidRPr="00000000">
        <w:rPr>
          <w:rFonts w:ascii="Times New Roman" w:cs="Times New Roman" w:eastAsia="Times New Roman" w:hAnsi="Times New Roman"/>
          <w:rtl w:val="0"/>
        </w:rPr>
        <w:t xml:space="preserve">species and phylogenetic diversity, and</w:t>
      </w:r>
      <w:sdt>
        <w:sdtPr>
          <w:tag w:val="goog_rdk_324"/>
        </w:sdtPr>
        <w:sdtContent>
          <w:ins w:author="Guillermo Navalón" w:id="146" w:date="2023-08-12T15:50:42Z">
            <w:r w:rsidDel="00000000" w:rsidR="00000000" w:rsidRPr="00000000">
              <w:rPr>
                <w:rFonts w:ascii="Times New Roman" w:cs="Times New Roman" w:eastAsia="Times New Roman" w:hAnsi="Times New Roman"/>
                <w:rtl w:val="0"/>
              </w:rPr>
              <w:t xml:space="preserve"> we</w:t>
            </w:r>
          </w:ins>
        </w:sdtContent>
      </w:sdt>
      <w:r w:rsidDel="00000000" w:rsidR="00000000" w:rsidRPr="00000000">
        <w:rPr>
          <w:rFonts w:ascii="Times New Roman" w:cs="Times New Roman" w:eastAsia="Times New Roman" w:hAnsi="Times New Roman"/>
          <w:rtl w:val="0"/>
        </w:rPr>
        <w:t xml:space="preserve"> test hypotheses related to the impact of multiple factors on regional levels of residual PD: recent speciation rates, evolutionary time, and environmental conditions. This allows us to</w:t>
      </w:r>
      <w:sdt>
        <w:sdtPr>
          <w:tag w:val="goog_rdk_325"/>
        </w:sdtPr>
        <w:sdtContent>
          <w:ins w:author="Guillermo Navalón" w:id="147" w:date="2023-08-12T15:56:31Z">
            <w:r w:rsidDel="00000000" w:rsidR="00000000" w:rsidRPr="00000000">
              <w:rPr>
                <w:rFonts w:ascii="Times New Roman" w:cs="Times New Roman" w:eastAsia="Times New Roman" w:hAnsi="Times New Roman"/>
                <w:rtl w:val="0"/>
              </w:rPr>
              <w:t xml:space="preserve"> </w:t>
            </w:r>
          </w:ins>
        </w:sdtContent>
      </w:sdt>
      <w:sdt>
        <w:sdtPr>
          <w:tag w:val="goog_rdk_326"/>
        </w:sdtPr>
        <w:sdtContent>
          <w:del w:author="Guillermo Navalón" w:id="147" w:date="2023-08-12T15:56:31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identify</w:t>
      </w:r>
      <w:sdt>
        <w:sdtPr>
          <w:tag w:val="goog_rdk_327"/>
        </w:sdtPr>
        <w:sdtContent>
          <w:ins w:author="Guillermo Navalón" w:id="148" w:date="2023-08-12T15:56:34Z">
            <w:r w:rsidDel="00000000" w:rsidR="00000000" w:rsidRPr="00000000">
              <w:rPr>
                <w:rFonts w:ascii="Times New Roman" w:cs="Times New Roman" w:eastAsia="Times New Roman" w:hAnsi="Times New Roman"/>
                <w:rtl w:val="0"/>
              </w:rPr>
              <w:t xml:space="preserve"> key</w:t>
            </w:r>
          </w:ins>
        </w:sdtContent>
      </w:sdt>
      <w:r w:rsidDel="00000000" w:rsidR="00000000" w:rsidRPr="00000000">
        <w:rPr>
          <w:rFonts w:ascii="Times New Roman" w:cs="Times New Roman" w:eastAsia="Times New Roman" w:hAnsi="Times New Roman"/>
          <w:rtl w:val="0"/>
        </w:rPr>
        <w:t xml:space="preserve"> regions </w:t>
      </w:r>
      <w:sdt>
        <w:sdtPr>
          <w:tag w:val="goog_rdk_328"/>
        </w:sdtPr>
        <w:sdtContent>
          <w:ins w:author="Guillermo Navalón" w:id="149" w:date="2023-08-12T15:56:43Z">
            <w:r w:rsidDel="00000000" w:rsidR="00000000" w:rsidRPr="00000000">
              <w:rPr>
                <w:rFonts w:ascii="Times New Roman" w:cs="Times New Roman" w:eastAsia="Times New Roman" w:hAnsi="Times New Roman"/>
                <w:rtl w:val="0"/>
              </w:rPr>
              <w:t xml:space="preserve">with</w:t>
            </w:r>
          </w:ins>
        </w:sdtContent>
      </w:sdt>
      <w:sdt>
        <w:sdtPr>
          <w:tag w:val="goog_rdk_329"/>
        </w:sdtPr>
        <w:sdtContent>
          <w:del w:author="Guillermo Navalón" w:id="149" w:date="2023-08-12T15:56:43Z">
            <w:r w:rsidDel="00000000" w:rsidR="00000000" w:rsidRPr="00000000">
              <w:rPr>
                <w:rFonts w:ascii="Times New Roman" w:cs="Times New Roman" w:eastAsia="Times New Roman" w:hAnsi="Times New Roman"/>
                <w:rtl w:val="0"/>
              </w:rPr>
              <w:delText xml:space="preserve">in which</w:delText>
            </w:r>
          </w:del>
        </w:sdtContent>
      </w:sdt>
      <w:sdt>
        <w:sdtPr>
          <w:tag w:val="goog_rdk_330"/>
        </w:sdtPr>
        <w:sdtContent>
          <w:ins w:author="Guillermo Navalón" w:id="149" w:date="2023-08-12T15:56:43Z">
            <w:r w:rsidDel="00000000" w:rsidR="00000000" w:rsidRPr="00000000">
              <w:rPr>
                <w:rFonts w:ascii="Times New Roman" w:cs="Times New Roman" w:eastAsia="Times New Roman" w:hAnsi="Times New Roman"/>
                <w:rtl w:val="0"/>
              </w:rPr>
              <w:t xml:space="preserve"> different patterns of geographic diversity across tetrapod clades and shed light on the different processes underlying these patterns </w:t>
            </w:r>
          </w:ins>
        </w:sdtContent>
      </w:sdt>
      <w:sdt>
        <w:sdtPr>
          <w:tag w:val="goog_rdk_331"/>
        </w:sdtPr>
        <w:sdtContent>
          <w:del w:author="Guillermo Navalón" w:id="149" w:date="2023-08-12T15:56:43Z">
            <w:r w:rsidDel="00000000" w:rsidR="00000000" w:rsidRPr="00000000">
              <w:rPr>
                <w:rFonts w:ascii="Times New Roman" w:cs="Times New Roman" w:eastAsia="Times New Roman" w:hAnsi="Times New Roman"/>
                <w:rtl w:val="0"/>
              </w:rPr>
              <w:delText xml:space="preserve"> the evolutionary history has been potentially subjected to different processes shaping the observed patterns across clades</w:delText>
            </w:r>
          </w:del>
        </w:sdtContent>
      </w:sdt>
      <w:r w:rsidDel="00000000" w:rsidR="00000000" w:rsidRPr="00000000">
        <w:rPr>
          <w:rFonts w:ascii="Times New Roman" w:cs="Times New Roman" w:eastAsia="Times New Roman" w:hAnsi="Times New Roman"/>
          <w:rtl w:val="0"/>
        </w:rPr>
        <w:t xml:space="preserve">. </w:t>
      </w:r>
      <w:sdt>
        <w:sdtPr>
          <w:tag w:val="goog_rdk_332"/>
        </w:sdtPr>
        <w:sdtContent>
          <w:ins w:author="Guillermo Navalón" w:id="150" w:date="2023-08-12T15:58:28Z">
            <w:r w:rsidDel="00000000" w:rsidR="00000000" w:rsidRPr="00000000">
              <w:rPr>
                <w:rFonts w:ascii="Times New Roman" w:cs="Times New Roman" w:eastAsia="Times New Roman" w:hAnsi="Times New Roman"/>
                <w:rtl w:val="0"/>
              </w:rPr>
              <w:t xml:space="preserve">Beyond</w:t>
            </w:r>
          </w:ins>
        </w:sdtContent>
      </w:sdt>
      <w:sdt>
        <w:sdtPr>
          <w:tag w:val="goog_rdk_333"/>
        </w:sdtPr>
        <w:sdtContent>
          <w:del w:author="Guillermo Navalón" w:id="150" w:date="2023-08-12T15:58:28Z">
            <w:r w:rsidDel="00000000" w:rsidR="00000000" w:rsidRPr="00000000">
              <w:rPr>
                <w:rFonts w:ascii="Times New Roman" w:cs="Times New Roman" w:eastAsia="Times New Roman" w:hAnsi="Times New Roman"/>
                <w:rtl w:val="0"/>
              </w:rPr>
              <w:delText xml:space="preserve">Ultimately, this constitutes a step forward in</w:delText>
            </w:r>
          </w:del>
        </w:sdtContent>
      </w:sdt>
      <w:r w:rsidDel="00000000" w:rsidR="00000000" w:rsidRPr="00000000">
        <w:rPr>
          <w:rFonts w:ascii="Times New Roman" w:cs="Times New Roman" w:eastAsia="Times New Roman" w:hAnsi="Times New Roman"/>
          <w:rtl w:val="0"/>
        </w:rPr>
        <w:t xml:space="preserve"> </w:t>
      </w:r>
      <w:sdt>
        <w:sdtPr>
          <w:tag w:val="goog_rdk_334"/>
        </w:sdtPr>
        <w:sdtContent>
          <w:ins w:author="Guillermo Navalón" w:id="151" w:date="2023-08-12T15:58:42Z">
            <w:r w:rsidDel="00000000" w:rsidR="00000000" w:rsidRPr="00000000">
              <w:rPr>
                <w:rFonts w:ascii="Times New Roman" w:cs="Times New Roman" w:eastAsia="Times New Roman" w:hAnsi="Times New Roman"/>
                <w:rtl w:val="0"/>
              </w:rPr>
              <w:t xml:space="preserve">informing </w:t>
            </w:r>
          </w:ins>
        </w:sdtContent>
      </w:sdt>
      <w:r w:rsidDel="00000000" w:rsidR="00000000" w:rsidRPr="00000000">
        <w:rPr>
          <w:rFonts w:ascii="Times New Roman" w:cs="Times New Roman" w:eastAsia="Times New Roman" w:hAnsi="Times New Roman"/>
          <w:rtl w:val="0"/>
        </w:rPr>
        <w:t xml:space="preserve">our understanding of evolutionary dynamics</w:t>
      </w:r>
      <w:sdt>
        <w:sdtPr>
          <w:tag w:val="goog_rdk_335"/>
        </w:sdtPr>
        <w:sdtContent>
          <w:ins w:author="Guillermo Navalón" w:id="152" w:date="2023-08-12T15:58:47Z">
            <w:r w:rsidDel="00000000" w:rsidR="00000000" w:rsidRPr="00000000">
              <w:rPr>
                <w:rFonts w:ascii="Times New Roman" w:cs="Times New Roman" w:eastAsia="Times New Roman" w:hAnsi="Times New Roman"/>
                <w:rtl w:val="0"/>
              </w:rPr>
              <w:t xml:space="preserve"> producing global diversity patterns our study ultimately aims to </w:t>
            </w:r>
          </w:ins>
        </w:sdtContent>
      </w:sdt>
      <w:sdt>
        <w:sdtPr>
          <w:tag w:val="goog_rdk_336"/>
        </w:sdtPr>
        <w:sdtContent>
          <w:del w:author="Guillermo Navalón" w:id="152" w:date="2023-08-12T15:58:47Z">
            <w:r w:rsidDel="00000000" w:rsidR="00000000" w:rsidRPr="00000000">
              <w:rPr>
                <w:rFonts w:ascii="Times New Roman" w:cs="Times New Roman" w:eastAsia="Times New Roman" w:hAnsi="Times New Roman"/>
                <w:rtl w:val="0"/>
              </w:rPr>
              <w:delText xml:space="preserve"> and, importantly, might </w:delText>
            </w:r>
          </w:del>
        </w:sdtContent>
      </w:sdt>
      <w:r w:rsidDel="00000000" w:rsidR="00000000" w:rsidRPr="00000000">
        <w:rPr>
          <w:rFonts w:ascii="Times New Roman" w:cs="Times New Roman" w:eastAsia="Times New Roman" w:hAnsi="Times New Roman"/>
          <w:rtl w:val="0"/>
        </w:rPr>
        <w:t xml:space="preserve">provide</w:t>
      </w:r>
      <w:sdt>
        <w:sdtPr>
          <w:tag w:val="goog_rdk_337"/>
        </w:sdtPr>
        <w:sdtContent>
          <w:ins w:author="Guillermo Navalón" w:id="153" w:date="2023-08-12T16:01:43Z">
            <w:r w:rsidDel="00000000" w:rsidR="00000000" w:rsidRPr="00000000">
              <w:rPr>
                <w:rFonts w:ascii="Times New Roman" w:cs="Times New Roman" w:eastAsia="Times New Roman" w:hAnsi="Times New Roman"/>
                <w:rtl w:val="0"/>
              </w:rPr>
              <w:t xml:space="preserve"> some</w:t>
            </w:r>
          </w:ins>
        </w:sdtContent>
      </w:sdt>
      <w:r w:rsidDel="00000000" w:rsidR="00000000" w:rsidRPr="00000000">
        <w:rPr>
          <w:rFonts w:ascii="Times New Roman" w:cs="Times New Roman" w:eastAsia="Times New Roman" w:hAnsi="Times New Roman"/>
          <w:rtl w:val="0"/>
        </w:rPr>
        <w:t xml:space="preserve"> </w:t>
      </w:r>
      <w:sdt>
        <w:sdtPr>
          <w:tag w:val="goog_rdk_338"/>
        </w:sdtPr>
        <w:sdtContent>
          <w:del w:author="Guillermo Navalón" w:id="154" w:date="2023-08-12T16:00:30Z">
            <w:r w:rsidDel="00000000" w:rsidR="00000000" w:rsidRPr="00000000">
              <w:rPr>
                <w:rFonts w:ascii="Times New Roman" w:cs="Times New Roman" w:eastAsia="Times New Roman" w:hAnsi="Times New Roman"/>
                <w:rtl w:val="0"/>
              </w:rPr>
              <w:delText xml:space="preserve">an impactful </w:delText>
            </w:r>
          </w:del>
        </w:sdtContent>
      </w:sdt>
      <w:r w:rsidDel="00000000" w:rsidR="00000000" w:rsidRPr="00000000">
        <w:rPr>
          <w:rFonts w:ascii="Times New Roman" w:cs="Times New Roman" w:eastAsia="Times New Roman" w:hAnsi="Times New Roman"/>
          <w:rtl w:val="0"/>
        </w:rPr>
        <w:t xml:space="preserve">insight into</w:t>
      </w:r>
      <w:sdt>
        <w:sdtPr>
          <w:tag w:val="goog_rdk_339"/>
        </w:sdtPr>
        <w:sdtContent>
          <w:ins w:author="Guillermo Navalón" w:id="155" w:date="2023-08-12T16:01:57Z">
            <w:r w:rsidDel="00000000" w:rsidR="00000000" w:rsidRPr="00000000">
              <w:rPr>
                <w:rFonts w:ascii="Times New Roman" w:cs="Times New Roman" w:eastAsia="Times New Roman" w:hAnsi="Times New Roman"/>
                <w:rtl w:val="0"/>
              </w:rPr>
              <w:t xml:space="preserve"> identifying priorities for conservation strategies in the face of </w:t>
            </w:r>
          </w:ins>
        </w:sdtContent>
      </w:sdt>
      <w:sdt>
        <w:sdtPr>
          <w:tag w:val="goog_rdk_340"/>
        </w:sdtPr>
        <w:sdtContent>
          <w:del w:author="Guillermo Navalón" w:id="155" w:date="2023-08-12T16:01:57Z">
            <w:r w:rsidDel="00000000" w:rsidR="00000000" w:rsidRPr="00000000">
              <w:rPr>
                <w:rFonts w:ascii="Times New Roman" w:cs="Times New Roman" w:eastAsia="Times New Roman" w:hAnsi="Times New Roman"/>
                <w:rtl w:val="0"/>
              </w:rPr>
              <w:delText xml:space="preserve"> how to confront </w:delText>
            </w:r>
          </w:del>
        </w:sdtContent>
      </w:sdt>
      <w:r w:rsidDel="00000000" w:rsidR="00000000" w:rsidRPr="00000000">
        <w:rPr>
          <w:rFonts w:ascii="Times New Roman" w:cs="Times New Roman" w:eastAsia="Times New Roman" w:hAnsi="Times New Roman"/>
          <w:rtl w:val="0"/>
        </w:rPr>
        <w:t xml:space="preserve">the challenges imposed by the global environmental crisis. </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2692" cy="2105343"/>
            <wp:effectExtent b="0" l="0" r="0" t="0"/>
            <wp:docPr id="7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sdt>
        <w:sdtPr>
          <w:tag w:val="goog_rdk_341"/>
        </w:sdtPr>
        <w:sdtContent>
          <w:commentRangeStart w:id="20"/>
        </w:sdtContent>
      </w:sdt>
      <w:r w:rsidDel="00000000" w:rsidR="00000000" w:rsidRPr="00000000">
        <w:rPr>
          <w:rFonts w:ascii="Times New Roman" w:cs="Times New Roman" w:eastAsia="Times New Roman" w:hAnsi="Times New Roman"/>
          <w:rtl w:val="0"/>
        </w:rPr>
        <w:t xml:space="preserve">Fig. 1. </w:t>
      </w:r>
      <w:commentRangeEnd w:id="20"/>
      <w:r w:rsidDel="00000000" w:rsidR="00000000" w:rsidRPr="00000000">
        <w:commentReference w:id="20"/>
      </w:r>
      <w:r w:rsidDel="00000000" w:rsidR="00000000" w:rsidRPr="00000000">
        <w:rPr>
          <w:rFonts w:ascii="Times New Roman" w:cs="Times New Roman" w:eastAsia="Times New Roman" w:hAnsi="Times New Roman"/>
          <w:rtl w:val="0"/>
        </w:rPr>
        <w:t xml:space="preserve">Schematic representation of the relationship between species richness (X-axis) and phylogenetic diversity (Y-axis), with color representing residual phylogenetic diversity.</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Title"/>
        <w:rPr>
          <w:rFonts w:ascii="Times New Roman" w:cs="Times New Roman" w:eastAsia="Times New Roman" w:hAnsi="Times New Roman"/>
        </w:rPr>
      </w:pPr>
      <w:bookmarkStart w:colFirst="0" w:colLast="0" w:name="_heading=h.kqzto5feqm0t" w:id="2"/>
      <w:bookmarkEnd w:id="2"/>
      <w:r w:rsidDel="00000000" w:rsidR="00000000" w:rsidRPr="00000000">
        <w:rPr>
          <w:rFonts w:ascii="Times New Roman" w:cs="Times New Roman" w:eastAsia="Times New Roman" w:hAnsi="Times New Roman"/>
          <w:rtl w:val="0"/>
        </w:rPr>
        <w:t xml:space="preserve">Materials and Methods</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Roll et al. (2021). Range maps for all groups were downloaded on 1 May 2022. </w:t>
      </w:r>
    </w:p>
    <w:p w:rsidR="00000000" w:rsidDel="00000000" w:rsidP="00000000" w:rsidRDefault="00000000" w:rsidRPr="00000000" w14:paraId="0000002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w:t>
      </w:r>
      <w:sdt>
        <w:sdtPr>
          <w:tag w:val="goog_rdk_342"/>
        </w:sdtPr>
        <w:sdtContent>
          <w:ins w:author="Guillermo Navalón" w:id="156" w:date="2023-08-12T16:24:23Z">
            <w:r w:rsidDel="00000000" w:rsidR="00000000" w:rsidRPr="00000000">
              <w:rPr>
                <w:rFonts w:ascii="Times New Roman" w:cs="Times New Roman" w:eastAsia="Times New Roman" w:hAnsi="Times New Roman"/>
                <w:rtl w:val="0"/>
              </w:rPr>
              <w:t xml:space="preserve">one </w:t>
            </w:r>
          </w:ins>
        </w:sdtContent>
      </w:sdt>
      <w:r w:rsidDel="00000000" w:rsidR="00000000" w:rsidRPr="00000000">
        <w:rPr>
          <w:rFonts w:ascii="Times New Roman" w:cs="Times New Roman" w:eastAsia="Times New Roman" w:hAnsi="Times New Roman"/>
          <w:rtl w:val="0"/>
        </w:rPr>
        <w:t xml:space="preserve">consensus and </w:t>
      </w:r>
      <w:sdt>
        <w:sdtPr>
          <w:tag w:val="goog_rdk_343"/>
        </w:sdtPr>
        <w:sdtContent>
          <w:ins w:author="Guillermo Navalón" w:id="157" w:date="2023-08-12T16:24:16Z">
            <w:r w:rsidDel="00000000" w:rsidR="00000000" w:rsidRPr="00000000">
              <w:rPr>
                <w:rFonts w:ascii="Times New Roman" w:cs="Times New Roman" w:eastAsia="Times New Roman" w:hAnsi="Times New Roman"/>
                <w:rtl w:val="0"/>
              </w:rPr>
              <w:t xml:space="preserve">100? </w:t>
            </w:r>
          </w:ins>
        </w:sdtContent>
      </w:sdt>
      <w:r w:rsidDel="00000000" w:rsidR="00000000" w:rsidRPr="00000000">
        <w:rPr>
          <w:rFonts w:ascii="Times New Roman" w:cs="Times New Roman" w:eastAsia="Times New Roman" w:hAnsi="Times New Roman"/>
          <w:rtl w:val="0"/>
        </w:rPr>
        <w:t xml:space="preserve">posterior phylogenetic trees for amphibians (Jetz and Pyron 2018), birds (Jetz et al. 2012; we used the phylogeny built based </w:t>
      </w:r>
      <w:sdt>
        <w:sdtPr>
          <w:tag w:val="goog_rdk_344"/>
        </w:sdtPr>
        <w:sdtContent>
          <w:commentRangeStart w:id="21"/>
        </w:sdtContent>
      </w:sdt>
      <w:r w:rsidDel="00000000" w:rsidR="00000000" w:rsidRPr="00000000">
        <w:rPr>
          <w:rFonts w:ascii="Times New Roman" w:cs="Times New Roman" w:eastAsia="Times New Roman" w:hAnsi="Times New Roman"/>
          <w:rtl w:val="0"/>
        </w:rPr>
        <w:t xml:space="preserve">on the backbone from Hackett et al. 2008</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mammals (Upham et al. 2019), and squamates (Tonini et al. 2016). </w:t>
      </w:r>
    </w:p>
    <w:p w:rsidR="00000000" w:rsidDel="00000000" w:rsidP="00000000" w:rsidRDefault="00000000" w:rsidRPr="00000000" w14:paraId="0000002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sdt>
        <w:sdtPr>
          <w:tag w:val="goog_rdk_346"/>
        </w:sdtPr>
        <w:sdtContent>
          <w:del w:author="Guillermo Navalón" w:id="158" w:date="2023-08-12T16:57:25Z">
            <w:r w:rsidDel="00000000" w:rsidR="00000000" w:rsidRPr="00000000">
              <w:rPr>
                <w:rFonts w:ascii="Times New Roman" w:cs="Times New Roman" w:eastAsia="Times New Roman" w:hAnsi="Times New Roman"/>
                <w:b w:val="1"/>
                <w:rtl w:val="0"/>
              </w:rPr>
              <w:delText xml:space="preserve">Residual phylogenetic diversity</w:delText>
            </w:r>
            <w:r w:rsidDel="00000000" w:rsidR="00000000" w:rsidRPr="00000000">
              <w:rPr>
                <w:rFonts w:ascii="Times New Roman" w:cs="Times New Roman" w:eastAsia="Times New Roman" w:hAnsi="Times New Roman"/>
                <w:rtl w:val="0"/>
              </w:rPr>
              <w:delText xml:space="preserve">. </w:delText>
            </w:r>
          </w:del>
        </w:sdtContent>
      </w:sdt>
      <w:sdt>
        <w:sdtPr>
          <w:tag w:val="goog_rdk_347"/>
        </w:sdtPr>
        <w:sdtContent>
          <w:ins w:author="Guillermo Navalón" w:id="158" w:date="2023-08-12T16:57:25Z">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Geographic grid and species richness. </w:t>
            </w:r>
          </w:ins>
        </w:sdtContent>
      </w:sdt>
      <w:r w:rsidDel="00000000" w:rsidR="00000000" w:rsidRPr="00000000">
        <w:rPr>
          <w:rFonts w:ascii="Times New Roman" w:cs="Times New Roman" w:eastAsia="Times New Roman" w:hAnsi="Times New Roman"/>
          <w:rtl w:val="0"/>
        </w:rPr>
        <w:t xml:space="preserve">For each </w:t>
      </w:r>
      <w:sdt>
        <w:sdtPr>
          <w:tag w:val="goog_rdk_348"/>
        </w:sdtPr>
        <w:sdtContent>
          <w:ins w:author="Guillermo Navalón" w:id="159" w:date="2023-08-12T17:03:03Z">
            <w:r w:rsidDel="00000000" w:rsidR="00000000" w:rsidRPr="00000000">
              <w:rPr>
                <w:rFonts w:ascii="Times New Roman" w:cs="Times New Roman" w:eastAsia="Times New Roman" w:hAnsi="Times New Roman"/>
                <w:rtl w:val="0"/>
              </w:rPr>
              <w:t xml:space="preserve">amniote </w:t>
            </w:r>
          </w:ins>
        </w:sdtContent>
      </w:sdt>
      <w:sdt>
        <w:sdtPr>
          <w:tag w:val="goog_rdk_349"/>
        </w:sdtPr>
        <w:sdtContent>
          <w:del w:author="Guillermo Navalón" w:id="159" w:date="2023-08-12T17:03:03Z">
            <w:r w:rsidDel="00000000" w:rsidR="00000000" w:rsidRPr="00000000">
              <w:rPr>
                <w:rFonts w:ascii="Times New Roman" w:cs="Times New Roman" w:eastAsia="Times New Roman" w:hAnsi="Times New Roman"/>
                <w:rtl w:val="0"/>
              </w:rPr>
              <w:delText xml:space="preserve">vertebrate </w:delText>
            </w:r>
          </w:del>
        </w:sdtContent>
      </w:sdt>
      <w:r w:rsidDel="00000000" w:rsidR="00000000" w:rsidRPr="00000000">
        <w:rPr>
          <w:rFonts w:ascii="Times New Roman" w:cs="Times New Roman" w:eastAsia="Times New Roman" w:hAnsi="Times New Roman"/>
          <w:rtl w:val="0"/>
        </w:rPr>
        <w:t xml:space="preserve">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w:t>
      </w:r>
      <w:sdt>
        <w:sdtPr>
          <w:tag w:val="goog_rdk_350"/>
        </w:sdtPr>
        <w:sdtContent>
          <w:ins w:author="Guillermo Navalón" w:id="160" w:date="2023-08-12T16:25:19Z">
            <w:r w:rsidDel="00000000" w:rsidR="00000000" w:rsidRPr="00000000">
              <w:rPr>
                <w:rFonts w:ascii="Times New Roman" w:cs="Times New Roman" w:eastAsia="Times New Roman" w:hAnsi="Times New Roman"/>
                <w:rtl w:val="0"/>
              </w:rPr>
              <w:t xml:space="preserve">all </w:t>
            </w:r>
          </w:ins>
        </w:sdtContent>
      </w:sdt>
      <w:r w:rsidDel="00000000" w:rsidR="00000000" w:rsidRPr="00000000">
        <w:rPr>
          <w:rFonts w:ascii="Times New Roman" w:cs="Times New Roman" w:eastAsia="Times New Roman" w:hAnsi="Times New Roman"/>
          <w:rtl w:val="0"/>
        </w:rPr>
        <w:t xml:space="preserve">subsequent analyses. </w:t>
      </w:r>
    </w:p>
    <w:sdt>
      <w:sdtPr>
        <w:tag w:val="goog_rdk_361"/>
      </w:sdtPr>
      <w:sdtContent>
        <w:p w:rsidR="00000000" w:rsidDel="00000000" w:rsidP="00000000" w:rsidRDefault="00000000" w:rsidRPr="00000000" w14:paraId="00000031">
          <w:pPr>
            <w:ind w:firstLine="720"/>
            <w:jc w:val="both"/>
            <w:rPr>
              <w:ins w:author="Guillermo Navalón" w:id="167" w:date="2023-08-12T16:39:24Z"/>
              <w:rFonts w:ascii="Times New Roman" w:cs="Times New Roman" w:eastAsia="Times New Roman" w:hAnsi="Times New Roman"/>
            </w:rPr>
          </w:pPr>
          <w:sdt>
            <w:sdtPr>
              <w:tag w:val="goog_rdk_352"/>
            </w:sdtPr>
            <w:sdtContent>
              <w:ins w:author="Guillermo Navalón" w:id="158" w:date="2023-08-12T16:57:25Z">
                <w:r w:rsidDel="00000000" w:rsidR="00000000" w:rsidRPr="00000000">
                  <w:rPr>
                    <w:rFonts w:ascii="Times New Roman" w:cs="Times New Roman" w:eastAsia="Times New Roman" w:hAnsi="Times New Roman"/>
                    <w:rtl w:val="0"/>
                  </w:rPr>
                  <w:t xml:space="preserve">Residual phylogenetic diversity</w:t>
                </w:r>
                <w:r w:rsidDel="00000000" w:rsidR="00000000" w:rsidRPr="00000000">
                  <w:rPr>
                    <w:rFonts w:ascii="Times New Roman" w:cs="Times New Roman" w:eastAsia="Times New Roman" w:hAnsi="Times New Roman"/>
                    <w:rtl w:val="0"/>
                  </w:rPr>
                  <w:t xml:space="preserve">.</w:t>
                </w:r>
              </w:ins>
            </w:sdtContent>
          </w:sdt>
          <w:r w:rsidDel="00000000" w:rsidR="00000000" w:rsidRPr="00000000">
            <w:rPr>
              <w:rFonts w:ascii="Times New Roman" w:cs="Times New Roman" w:eastAsia="Times New Roman" w:hAnsi="Times New Roman"/>
              <w:rtl w:val="0"/>
            </w:rPr>
            <w:t xml:space="preserve">We obtained </w:t>
          </w:r>
          <w:sdt>
            <w:sdtPr>
              <w:tag w:val="goog_rdk_353"/>
            </w:sdtPr>
            <w:sdtContent>
              <w:commentRangeStart w:id="22"/>
            </w:sdtContent>
          </w:sdt>
          <w:r w:rsidDel="00000000" w:rsidR="00000000" w:rsidRPr="00000000">
            <w:rPr>
              <w:rFonts w:ascii="Times New Roman" w:cs="Times New Roman" w:eastAsia="Times New Roman" w:hAnsi="Times New Roman"/>
              <w:rtl w:val="0"/>
            </w:rPr>
            <w:t xml:space="preserve">an average phylogenetic diversity </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(PD) grid after calculating PD grids for 100 trees from the posterior distribution</w:t>
          </w:r>
          <w:sdt>
            <w:sdtPr>
              <w:tag w:val="goog_rdk_354"/>
            </w:sdtPr>
            <w:sdtContent>
              <w:ins w:author="Guillermo Navalón" w:id="161" w:date="2023-08-12T17:05:45Z">
                <w:r w:rsidDel="00000000" w:rsidR="00000000" w:rsidRPr="00000000">
                  <w:rPr>
                    <w:rFonts w:ascii="Times New Roman" w:cs="Times New Roman" w:eastAsia="Times New Roman" w:hAnsi="Times New Roman"/>
                    <w:rtl w:val="0"/>
                  </w:rPr>
                  <w:t xml:space="preserve"> for each amniote group</w:t>
                </w:r>
              </w:ins>
            </w:sdtContent>
          </w:sdt>
          <w:r w:rsidDel="00000000" w:rsidR="00000000" w:rsidRPr="00000000">
            <w:rPr>
              <w:rFonts w:ascii="Times New Roman" w:cs="Times New Roman" w:eastAsia="Times New Roman" w:hAnsi="Times New Roman"/>
              <w:rtl w:val="0"/>
            </w:rPr>
            <w:t xml:space="preserve">. With the per-grid values of species richness and PD, we performed a local regression analysis (LOESS) and obtained the residuals from it. We then mapped these residuals </w:t>
          </w:r>
          <w:sdt>
            <w:sdtPr>
              <w:tag w:val="goog_rdk_355"/>
            </w:sdtPr>
            <w:sdtContent>
              <w:ins w:author="Guillermo Navalón" w:id="162" w:date="2023-08-12T16:25:50Z">
                <w:r w:rsidDel="00000000" w:rsidR="00000000" w:rsidRPr="00000000">
                  <w:rPr>
                    <w:rFonts w:ascii="Times New Roman" w:cs="Times New Roman" w:eastAsia="Times New Roman" w:hAnsi="Times New Roman"/>
                    <w:rtl w:val="0"/>
                  </w:rPr>
                  <w:t xml:space="preserve">again </w:t>
                </w:r>
              </w:ins>
            </w:sdtContent>
          </w:sdt>
          <w:r w:rsidDel="00000000" w:rsidR="00000000" w:rsidRPr="00000000">
            <w:rPr>
              <w:rFonts w:ascii="Times New Roman" w:cs="Times New Roman" w:eastAsia="Times New Roman" w:hAnsi="Times New Roman"/>
              <w:rtl w:val="0"/>
            </w:rPr>
            <w:t xml:space="preserve">onto the</w:t>
          </w:r>
          <w:sdt>
            <w:sdtPr>
              <w:tag w:val="goog_rdk_356"/>
            </w:sdtPr>
            <w:sdtContent>
              <w:ins w:author="Guillermo Navalón" w:id="163" w:date="2023-08-12T16:25:53Z">
                <w:r w:rsidDel="00000000" w:rsidR="00000000" w:rsidRPr="00000000">
                  <w:rPr>
                    <w:rFonts w:ascii="Times New Roman" w:cs="Times New Roman" w:eastAsia="Times New Roman" w:hAnsi="Times New Roman"/>
                    <w:rtl w:val="0"/>
                  </w:rPr>
                  <w:t xml:space="preserve"> original</w:t>
                </w:r>
              </w:ins>
            </w:sdtContent>
          </w:sdt>
          <w:r w:rsidDel="00000000" w:rsidR="00000000" w:rsidRPr="00000000">
            <w:rPr>
              <w:rFonts w:ascii="Times New Roman" w:cs="Times New Roman" w:eastAsia="Times New Roman" w:hAnsi="Times New Roman"/>
              <w:rtl w:val="0"/>
            </w:rPr>
            <w:t xml:space="preserve"> hexagonal grid to visualize the geographic distribution of the deviation of PD relative to richness (residual PD). High residual values indicate high PD for a given number of species (i.e., the species within a grid cell are more distantly related to each other than expected by </w:t>
          </w:r>
          <w:sdt>
            <w:sdtPr>
              <w:tag w:val="goog_rdk_357"/>
            </w:sdtPr>
            <w:sdtContent>
              <w:ins w:author="Guillermo Navalón" w:id="164" w:date="2023-08-12T16:26:56Z">
                <w:r w:rsidDel="00000000" w:rsidR="00000000" w:rsidRPr="00000000">
                  <w:rPr>
                    <w:rFonts w:ascii="Times New Roman" w:cs="Times New Roman" w:eastAsia="Times New Roman" w:hAnsi="Times New Roman"/>
                    <w:rtl w:val="0"/>
                  </w:rPr>
                  <w:t xml:space="preserve">the species </w:t>
                </w:r>
              </w:ins>
            </w:sdtContent>
          </w:sdt>
          <w:r w:rsidDel="00000000" w:rsidR="00000000" w:rsidRPr="00000000">
            <w:rPr>
              <w:rFonts w:ascii="Times New Roman" w:cs="Times New Roman" w:eastAsia="Times New Roman" w:hAnsi="Times New Roman"/>
              <w:rtl w:val="0"/>
            </w:rPr>
            <w:t xml:space="preserve">richness</w:t>
          </w:r>
          <w:sdt>
            <w:sdtPr>
              <w:tag w:val="goog_rdk_358"/>
            </w:sdtPr>
            <w:sdtContent>
              <w:ins w:author="Guillermo Navalón" w:id="165" w:date="2023-08-12T16:27:09Z">
                <w:r w:rsidDel="00000000" w:rsidR="00000000" w:rsidRPr="00000000">
                  <w:rPr>
                    <w:rFonts w:ascii="Times New Roman" w:cs="Times New Roman" w:eastAsia="Times New Roman" w:hAnsi="Times New Roman"/>
                    <w:rtl w:val="0"/>
                  </w:rPr>
                  <w:t xml:space="preserve"> of the grid cell</w:t>
                </w:r>
              </w:ins>
            </w:sdtContent>
          </w:sdt>
          <w:r w:rsidDel="00000000" w:rsidR="00000000" w:rsidRPr="00000000">
            <w:rPr>
              <w:rFonts w:ascii="Times New Roman" w:cs="Times New Roman" w:eastAsia="Times New Roman" w:hAnsi="Times New Roman"/>
              <w:rtl w:val="0"/>
            </w:rPr>
            <w:t xml:space="preserve">), and, conversely, low residual PD indicates that the species present in a grid cell are more closely related to each other than predicted by </w:t>
          </w:r>
          <w:sdt>
            <w:sdtPr>
              <w:tag w:val="goog_rdk_359"/>
            </w:sdtPr>
            <w:sdtContent>
              <w:ins w:author="Guillermo Navalón" w:id="166" w:date="2023-08-12T16:27:18Z">
                <w:r w:rsidDel="00000000" w:rsidR="00000000" w:rsidRPr="00000000">
                  <w:rPr>
                    <w:rFonts w:ascii="Times New Roman" w:cs="Times New Roman" w:eastAsia="Times New Roman" w:hAnsi="Times New Roman"/>
                    <w:rtl w:val="0"/>
                  </w:rPr>
                  <w:t xml:space="preserve">species </w:t>
                </w:r>
              </w:ins>
            </w:sdtContent>
          </w:sdt>
          <w:r w:rsidDel="00000000" w:rsidR="00000000" w:rsidRPr="00000000">
            <w:rPr>
              <w:rFonts w:ascii="Times New Roman" w:cs="Times New Roman" w:eastAsia="Times New Roman" w:hAnsi="Times New Roman"/>
              <w:rtl w:val="0"/>
            </w:rPr>
            <w:t xml:space="preserve">richness. </w:t>
          </w:r>
          <w:sdt>
            <w:sdtPr>
              <w:tag w:val="goog_rdk_360"/>
            </w:sdtPr>
            <w:sdtContent>
              <w:ins w:author="Guillermo Navalón" w:id="167" w:date="2023-08-12T16:39:24Z">
                <w:r w:rsidDel="00000000" w:rsidR="00000000" w:rsidRPr="00000000">
                  <w:rPr>
                    <w:rtl w:val="0"/>
                  </w:rPr>
                </w:r>
              </w:ins>
            </w:sdtContent>
          </w:sdt>
        </w:p>
      </w:sdtContent>
    </w:sdt>
    <w:sdt>
      <w:sdtPr>
        <w:tag w:val="goog_rdk_364"/>
      </w:sdtPr>
      <w:sdtContent>
        <w:p w:rsidR="00000000" w:rsidDel="00000000" w:rsidP="00000000" w:rsidRDefault="00000000" w:rsidRPr="00000000" w14:paraId="00000032">
          <w:pPr>
            <w:ind w:firstLine="720"/>
            <w:jc w:val="both"/>
            <w:rPr>
              <w:del w:author="Guillermo Navalón" w:id="167" w:date="2023-08-12T16:39:24Z"/>
              <w:rFonts w:ascii="Times New Roman" w:cs="Times New Roman" w:eastAsia="Times New Roman" w:hAnsi="Times New Roman"/>
            </w:rPr>
          </w:pPr>
          <w:sdt>
            <w:sdtPr>
              <w:tag w:val="goog_rdk_362"/>
            </w:sdtPr>
            <w:sdtContent>
              <w:ins w:author="Guillermo Navalón" w:id="167" w:date="2023-08-12T16:39:24Z">
                <w:r w:rsidDel="00000000" w:rsidR="00000000" w:rsidRPr="00000000">
                  <w:rPr>
                    <w:rFonts w:ascii="Times New Roman" w:cs="Times New Roman" w:eastAsia="Times New Roman" w:hAnsi="Times New Roman"/>
                    <w:rtl w:val="0"/>
                  </w:rPr>
                  <w:t xml:space="preserve">To identify focal regions of particularly extreme values of residual PD, </w:t>
                </w:r>
              </w:ins>
            </w:sdtContent>
          </w:sdt>
          <w:sdt>
            <w:sdtPr>
              <w:tag w:val="goog_rdk_363"/>
            </w:sdtPr>
            <w:sdtContent>
              <w:del w:author="Guillermo Navalón" w:id="167" w:date="2023-08-12T16:39:24Z">
                <w:r w:rsidDel="00000000" w:rsidR="00000000" w:rsidRPr="00000000">
                  <w:rPr>
                    <w:rtl w:val="0"/>
                  </w:rPr>
                </w:r>
              </w:del>
            </w:sdtContent>
          </w:sdt>
        </w:p>
      </w:sdtContent>
    </w:sdt>
    <w:p w:rsidR="00000000" w:rsidDel="00000000" w:rsidP="00000000" w:rsidRDefault="00000000" w:rsidRPr="00000000" w14:paraId="00000033">
      <w:pPr>
        <w:ind w:firstLine="720"/>
        <w:jc w:val="both"/>
        <w:rPr>
          <w:rFonts w:ascii="Times New Roman" w:cs="Times New Roman" w:eastAsia="Times New Roman" w:hAnsi="Times New Roman"/>
        </w:rPr>
      </w:pPr>
      <w:sdt>
        <w:sdtPr>
          <w:tag w:val="goog_rdk_365"/>
        </w:sdtPr>
        <w:sdtContent>
          <w:del w:author="Guillermo Navalón" w:id="167" w:date="2023-08-12T16:39:24Z">
            <w:r w:rsidDel="00000000" w:rsidR="00000000" w:rsidRPr="00000000">
              <w:rPr>
                <w:rFonts w:ascii="Times New Roman" w:cs="Times New Roman" w:eastAsia="Times New Roman" w:hAnsi="Times New Roman"/>
                <w:rtl w:val="0"/>
              </w:rPr>
              <w:delText xml:space="preserve">Additionally</w:delText>
            </w:r>
          </w:del>
        </w:sdtContent>
      </w:sdt>
      <w:r w:rsidDel="00000000" w:rsidR="00000000" w:rsidRPr="00000000">
        <w:rPr>
          <w:rFonts w:ascii="Times New Roman" w:cs="Times New Roman" w:eastAsia="Times New Roman" w:hAnsi="Times New Roman"/>
          <w:rtl w:val="0"/>
        </w:rPr>
        <w:t xml:space="preserve">, we set a threshold at 10% </w:t>
      </w:r>
      <w:sdt>
        <w:sdtPr>
          <w:tag w:val="goog_rdk_366"/>
        </w:sdtPr>
        <w:sdtContent>
          <w:ins w:author="Guillermo Navalón" w:id="168" w:date="2023-08-12T16:40:07Z">
            <w:r w:rsidDel="00000000" w:rsidR="00000000" w:rsidRPr="00000000">
              <w:rPr>
                <w:rFonts w:ascii="Times New Roman" w:cs="Times New Roman" w:eastAsia="Times New Roman" w:hAnsi="Times New Roman"/>
                <w:rtl w:val="0"/>
              </w:rPr>
              <w:t xml:space="preserve">(i.e., lowest residual PD) </w:t>
            </w:r>
          </w:ins>
        </w:sdtContent>
      </w:sdt>
      <w:r w:rsidDel="00000000" w:rsidR="00000000" w:rsidRPr="00000000">
        <w:rPr>
          <w:rFonts w:ascii="Times New Roman" w:cs="Times New Roman" w:eastAsia="Times New Roman" w:hAnsi="Times New Roman"/>
          <w:rtl w:val="0"/>
        </w:rPr>
        <w:t xml:space="preserve">and </w:t>
      </w:r>
      <w:sdt>
        <w:sdtPr>
          <w:tag w:val="goog_rdk_367"/>
        </w:sdtPr>
        <w:sdtContent>
          <w:del w:author="Guillermo Navalón" w:id="169" w:date="2023-08-12T16:40:25Z">
            <w:r w:rsidDel="00000000" w:rsidR="00000000" w:rsidRPr="00000000">
              <w:rPr>
                <w:rFonts w:ascii="Times New Roman" w:cs="Times New Roman" w:eastAsia="Times New Roman" w:hAnsi="Times New Roman"/>
                <w:rtl w:val="0"/>
              </w:rPr>
              <w:delText xml:space="preserve">another one at </w:delText>
            </w:r>
          </w:del>
        </w:sdtContent>
      </w:sdt>
      <w:r w:rsidDel="00000000" w:rsidR="00000000" w:rsidRPr="00000000">
        <w:rPr>
          <w:rFonts w:ascii="Times New Roman" w:cs="Times New Roman" w:eastAsia="Times New Roman" w:hAnsi="Times New Roman"/>
          <w:rtl w:val="0"/>
        </w:rPr>
        <w:t xml:space="preserve">90%</w:t>
      </w:r>
      <w:sdt>
        <w:sdtPr>
          <w:tag w:val="goog_rdk_368"/>
        </w:sdtPr>
        <w:sdtContent>
          <w:ins w:author="Guillermo Navalón" w:id="170" w:date="2023-08-12T16:40:41Z">
            <w:r w:rsidDel="00000000" w:rsidR="00000000" w:rsidRPr="00000000">
              <w:rPr>
                <w:rFonts w:ascii="Times New Roman" w:cs="Times New Roman" w:eastAsia="Times New Roman" w:hAnsi="Times New Roman"/>
                <w:rtl w:val="0"/>
              </w:rPr>
              <w:t xml:space="preserve"> (i.e., highest residual PD)</w:t>
            </w:r>
          </w:ins>
        </w:sdtContent>
      </w:sdt>
      <w:r w:rsidDel="00000000" w:rsidR="00000000" w:rsidRPr="00000000">
        <w:rPr>
          <w:rFonts w:ascii="Times New Roman" w:cs="Times New Roman" w:eastAsia="Times New Roman" w:hAnsi="Times New Roman"/>
          <w:rtl w:val="0"/>
        </w:rPr>
        <w:t xml:space="preserve"> </w:t>
      </w:r>
      <w:sdt>
        <w:sdtPr>
          <w:tag w:val="goog_rdk_369"/>
        </w:sdtPr>
        <w:sdtContent>
          <w:ins w:author="Guillermo Navalón" w:id="171" w:date="2023-08-12T16:41:01Z">
            <w:r w:rsidDel="00000000" w:rsidR="00000000" w:rsidRPr="00000000">
              <w:rPr>
                <w:rFonts w:ascii="Times New Roman" w:cs="Times New Roman" w:eastAsia="Times New Roman" w:hAnsi="Times New Roman"/>
                <w:rtl w:val="0"/>
              </w:rPr>
              <w:t xml:space="preserve">from </w:t>
            </w:r>
          </w:ins>
        </w:sdtContent>
      </w:sdt>
      <w:sdt>
        <w:sdtPr>
          <w:tag w:val="goog_rdk_370"/>
        </w:sdtPr>
        <w:sdtContent>
          <w:del w:author="Guillermo Navalón" w:id="171" w:date="2023-08-12T16:41:01Z">
            <w:r w:rsidDel="00000000" w:rsidR="00000000" w:rsidRPr="00000000">
              <w:rPr>
                <w:rFonts w:ascii="Times New Roman" w:cs="Times New Roman" w:eastAsia="Times New Roman" w:hAnsi="Times New Roman"/>
                <w:rtl w:val="0"/>
              </w:rPr>
              <w:delText xml:space="preserve">of</w:delText>
            </w:r>
          </w:del>
        </w:sdtContent>
      </w:sdt>
      <w:r w:rsidDel="00000000" w:rsidR="00000000" w:rsidRPr="00000000">
        <w:rPr>
          <w:rFonts w:ascii="Times New Roman" w:cs="Times New Roman" w:eastAsia="Times New Roman" w:hAnsi="Times New Roman"/>
          <w:rtl w:val="0"/>
        </w:rPr>
        <w:t xml:space="preserve"> the </w:t>
      </w:r>
      <w:sdt>
        <w:sdtPr>
          <w:tag w:val="goog_rdk_371"/>
        </w:sdtPr>
        <w:sdtContent>
          <w:ins w:author="Guillermo Navalón" w:id="172" w:date="2023-08-12T16:41:06Z">
            <w:r w:rsidDel="00000000" w:rsidR="00000000" w:rsidRPr="00000000">
              <w:rPr>
                <w:rFonts w:ascii="Times New Roman" w:cs="Times New Roman" w:eastAsia="Times New Roman" w:hAnsi="Times New Roman"/>
                <w:rtl w:val="0"/>
              </w:rPr>
              <w:t xml:space="preserve">total </w:t>
            </w:r>
          </w:ins>
        </w:sdtContent>
      </w:sdt>
      <w:r w:rsidDel="00000000" w:rsidR="00000000" w:rsidRPr="00000000">
        <w:rPr>
          <w:rFonts w:ascii="Times New Roman" w:cs="Times New Roman" w:eastAsia="Times New Roman" w:hAnsi="Times New Roman"/>
          <w:rtl w:val="0"/>
        </w:rPr>
        <w:t xml:space="preserve">distribution of </w:t>
      </w:r>
      <w:sdt>
        <w:sdtPr>
          <w:tag w:val="goog_rdk_372"/>
        </w:sdtPr>
        <w:sdtContent>
          <w:del w:author="Guillermo Navalón" w:id="173" w:date="2023-08-12T16:41:12Z">
            <w:r w:rsidDel="00000000" w:rsidR="00000000" w:rsidRPr="00000000">
              <w:rPr>
                <w:rFonts w:ascii="Times New Roman" w:cs="Times New Roman" w:eastAsia="Times New Roman" w:hAnsi="Times New Roman"/>
                <w:rtl w:val="0"/>
              </w:rPr>
              <w:delText xml:space="preserve">residual PD </w:delText>
            </w:r>
          </w:del>
        </w:sdtContent>
      </w:sdt>
      <w:r w:rsidDel="00000000" w:rsidR="00000000" w:rsidRPr="00000000">
        <w:rPr>
          <w:rFonts w:ascii="Times New Roman" w:cs="Times New Roman" w:eastAsia="Times New Roman" w:hAnsi="Times New Roman"/>
          <w:rtl w:val="0"/>
        </w:rPr>
        <w:t xml:space="preserve">values </w:t>
      </w:r>
      <w:sdt>
        <w:sdtPr>
          <w:tag w:val="goog_rdk_373"/>
        </w:sdtPr>
        <w:sdtContent>
          <w:ins w:author="Guillermo Navalón" w:id="174" w:date="2023-08-12T16:41:27Z">
            <w:r w:rsidDel="00000000" w:rsidR="00000000" w:rsidRPr="00000000">
              <w:rPr>
                <w:rFonts w:ascii="Times New Roman" w:cs="Times New Roman" w:eastAsia="Times New Roman" w:hAnsi="Times New Roman"/>
                <w:rtl w:val="0"/>
              </w:rPr>
              <w:t xml:space="preserve">from </w:t>
            </w:r>
          </w:ins>
        </w:sdtContent>
      </w:sdt>
      <w:sdt>
        <w:sdtPr>
          <w:tag w:val="goog_rdk_374"/>
        </w:sdtPr>
        <w:sdtContent>
          <w:del w:author="Guillermo Navalón" w:id="174" w:date="2023-08-12T16:41:27Z">
            <w:r w:rsidDel="00000000" w:rsidR="00000000" w:rsidRPr="00000000">
              <w:rPr>
                <w:rFonts w:ascii="Times New Roman" w:cs="Times New Roman" w:eastAsia="Times New Roman" w:hAnsi="Times New Roman"/>
                <w:rtl w:val="0"/>
              </w:rPr>
              <w:delText xml:space="preserve">to visualize the grid cells with lowest and highest residual PD, respectively, for </w:delText>
            </w:r>
          </w:del>
        </w:sdtContent>
      </w:sdt>
      <w:r w:rsidDel="00000000" w:rsidR="00000000" w:rsidRPr="00000000">
        <w:rPr>
          <w:rFonts w:ascii="Times New Roman" w:cs="Times New Roman" w:eastAsia="Times New Roman" w:hAnsi="Times New Roman"/>
          <w:rtl w:val="0"/>
        </w:rPr>
        <w:t xml:space="preserve">each vertebrate clade. We then </w:t>
      </w:r>
      <w:sdt>
        <w:sdtPr>
          <w:tag w:val="goog_rdk_375"/>
        </w:sdtPr>
        <w:sdtContent>
          <w:ins w:author="Guillermo Navalón" w:id="175" w:date="2023-08-12T16:41:40Z">
            <w:r w:rsidDel="00000000" w:rsidR="00000000" w:rsidRPr="00000000">
              <w:rPr>
                <w:rFonts w:ascii="Times New Roman" w:cs="Times New Roman" w:eastAsia="Times New Roman" w:hAnsi="Times New Roman"/>
                <w:rtl w:val="0"/>
              </w:rPr>
              <w:t xml:space="preserve">visually? </w:t>
            </w:r>
          </w:ins>
        </w:sdtContent>
      </w:sdt>
      <w:r w:rsidDel="00000000" w:rsidR="00000000" w:rsidRPr="00000000">
        <w:rPr>
          <w:rFonts w:ascii="Times New Roman" w:cs="Times New Roman" w:eastAsia="Times New Roman" w:hAnsi="Times New Roman"/>
          <w:rtl w:val="0"/>
        </w:rPr>
        <w:t xml:space="preserve">identified </w:t>
      </w:r>
      <w:sdt>
        <w:sdtPr>
          <w:tag w:val="goog_rdk_376"/>
        </w:sdtPr>
        <w:sdtContent>
          <w:del w:author="Guillermo Navalón" w:id="176" w:date="2023-08-12T16:41:47Z">
            <w:r w:rsidDel="00000000" w:rsidR="00000000" w:rsidRPr="00000000">
              <w:rPr>
                <w:rFonts w:ascii="Times New Roman" w:cs="Times New Roman" w:eastAsia="Times New Roman" w:hAnsi="Times New Roman"/>
                <w:rtl w:val="0"/>
              </w:rPr>
              <w:delText xml:space="preserve">focal </w:delText>
            </w:r>
          </w:del>
        </w:sdtContent>
      </w:sdt>
      <w:r w:rsidDel="00000000" w:rsidR="00000000" w:rsidRPr="00000000">
        <w:rPr>
          <w:rFonts w:ascii="Times New Roman" w:cs="Times New Roman" w:eastAsia="Times New Roman" w:hAnsi="Times New Roman"/>
          <w:rtl w:val="0"/>
        </w:rPr>
        <w:t xml:space="preserve">regions</w:t>
      </w:r>
      <w:sdt>
        <w:sdtPr>
          <w:tag w:val="goog_rdk_377"/>
        </w:sdtPr>
        <w:sdtContent>
          <w:ins w:author="Guillermo Navalón" w:id="177" w:date="2023-08-12T16:41:49Z">
            <w:r w:rsidDel="00000000" w:rsidR="00000000" w:rsidRPr="00000000">
              <w:rPr>
                <w:rFonts w:ascii="Times New Roman" w:cs="Times New Roman" w:eastAsia="Times New Roman" w:hAnsi="Times New Roman"/>
                <w:rtl w:val="0"/>
              </w:rPr>
              <w:t xml:space="preserve"> of interest</w:t>
            </w:r>
          </w:ins>
        </w:sdtContent>
      </w:sdt>
      <w:r w:rsidDel="00000000" w:rsidR="00000000" w:rsidRPr="00000000">
        <w:rPr>
          <w:rFonts w:ascii="Times New Roman" w:cs="Times New Roman" w:eastAsia="Times New Roman" w:hAnsi="Times New Roman"/>
          <w:rtl w:val="0"/>
        </w:rPr>
        <w:t xml:space="preserve"> with </w:t>
      </w:r>
      <w:sdt>
        <w:sdtPr>
          <w:tag w:val="goog_rdk_378"/>
        </w:sdtPr>
        <w:sdtContent>
          <w:ins w:author="Guillermo Navalón" w:id="178" w:date="2023-08-12T16:42:01Z">
            <w:r w:rsidDel="00000000" w:rsidR="00000000" w:rsidRPr="00000000">
              <w:rPr>
                <w:rFonts w:ascii="Times New Roman" w:cs="Times New Roman" w:eastAsia="Times New Roman" w:hAnsi="Times New Roman"/>
                <w:rtl w:val="0"/>
              </w:rPr>
              <w:t xml:space="preserve">contiguous</w:t>
            </w:r>
            <w:r w:rsidDel="00000000" w:rsidR="00000000" w:rsidRPr="00000000">
              <w:rPr>
                <w:rFonts w:ascii="Times New Roman" w:cs="Times New Roman" w:eastAsia="Times New Roman" w:hAnsi="Times New Roman"/>
                <w:rtl w:val="0"/>
              </w:rPr>
              <w:t xml:space="preserve"> </w:t>
            </w:r>
          </w:ins>
        </w:sdtContent>
      </w:sdt>
      <w:sdt>
        <w:sdtPr>
          <w:tag w:val="goog_rdk_379"/>
        </w:sdtPr>
        <w:sdtContent>
          <w:del w:author="Guillermo Navalón" w:id="178" w:date="2023-08-12T16:42:01Z">
            <w:r w:rsidDel="00000000" w:rsidR="00000000" w:rsidRPr="00000000">
              <w:rPr>
                <w:rFonts w:ascii="Times New Roman" w:cs="Times New Roman" w:eastAsia="Times New Roman" w:hAnsi="Times New Roman"/>
                <w:rtl w:val="0"/>
              </w:rPr>
              <w:delText xml:space="preserve">the greatest geographic extents of contiguous</w:delText>
            </w:r>
          </w:del>
        </w:sdtContent>
      </w:sdt>
      <w:r w:rsidDel="00000000" w:rsidR="00000000" w:rsidRPr="00000000">
        <w:rPr>
          <w:rFonts w:ascii="Times New Roman" w:cs="Times New Roman" w:eastAsia="Times New Roman" w:hAnsi="Times New Roman"/>
          <w:rtl w:val="0"/>
        </w:rPr>
        <w:t xml:space="preserve">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w:t>
      </w:r>
      <w:sdt>
        <w:sdtPr>
          <w:tag w:val="goog_rdk_380"/>
        </w:sdtPr>
        <w:sdtContent>
          <w:ins w:author="Guillermo Navalón" w:id="179" w:date="2023-08-12T16:30:48Z">
            <w:r w:rsidDel="00000000" w:rsidR="00000000" w:rsidRPr="00000000">
              <w:rPr>
                <w:rFonts w:ascii="Times New Roman" w:cs="Times New Roman" w:eastAsia="Times New Roman" w:hAnsi="Times New Roman"/>
                <w:rtl w:val="0"/>
              </w:rPr>
              <w:t xml:space="preserve">Then, we calculated mean DR values for each hexagonal grid cell. We plotted these per-cell mean DR values in the map and conducted  </w:t>
            </w:r>
          </w:ins>
        </w:sdtContent>
      </w:sdt>
      <w:sdt>
        <w:sdtPr>
          <w:tag w:val="goog_rdk_381"/>
        </w:sdtPr>
        <w:sdtContent>
          <w:del w:author="Guillermo Navalón" w:id="179" w:date="2023-08-12T16:30:48Z">
            <w:r w:rsidDel="00000000" w:rsidR="00000000" w:rsidRPr="00000000">
              <w:rPr>
                <w:rFonts w:ascii="Times New Roman" w:cs="Times New Roman" w:eastAsia="Times New Roman" w:hAnsi="Times New Roman"/>
                <w:rtl w:val="0"/>
              </w:rPr>
              <w:delText xml:space="preserve">We then mapped per-cell mean DR values onto the hexagonal cell grids </w:delText>
            </w:r>
            <w:r w:rsidDel="00000000" w:rsidR="00000000" w:rsidRPr="00000000">
              <w:rPr>
                <w:rFonts w:ascii="Times New Roman" w:cs="Times New Roman" w:eastAsia="Times New Roman" w:hAnsi="Times New Roman"/>
                <w:rtl w:val="0"/>
              </w:rPr>
              <w:delText xml:space="preserve">(see above)</w:delText>
            </w:r>
            <w:r w:rsidDel="00000000" w:rsidR="00000000" w:rsidRPr="00000000">
              <w:rPr>
                <w:rFonts w:ascii="Times New Roman" w:cs="Times New Roman" w:eastAsia="Times New Roman" w:hAnsi="Times New Roman"/>
                <w:rtl w:val="0"/>
              </w:rPr>
              <w:delText xml:space="preserve">, and implemented</w:delText>
            </w:r>
          </w:del>
        </w:sdtContent>
      </w:sdt>
      <w:r w:rsidDel="00000000" w:rsidR="00000000" w:rsidRPr="00000000">
        <w:rPr>
          <w:rFonts w:ascii="Times New Roman" w:cs="Times New Roman" w:eastAsia="Times New Roman" w:hAnsi="Times New Roman"/>
          <w:rtl w:val="0"/>
        </w:rPr>
        <w:t xml:space="preserve"> a </w:t>
      </w:r>
      <w:sdt>
        <w:sdtPr>
          <w:tag w:val="goog_rdk_382"/>
        </w:sdtPr>
        <w:sdtContent>
          <w:commentRangeStart w:id="23"/>
        </w:sdtContent>
      </w:sdt>
      <w:r w:rsidDel="00000000" w:rsidR="00000000" w:rsidRPr="00000000">
        <w:rPr>
          <w:rFonts w:ascii="Times New Roman" w:cs="Times New Roman" w:eastAsia="Times New Roman" w:hAnsi="Times New Roman"/>
          <w:rtl w:val="0"/>
        </w:rPr>
        <w:t xml:space="preserve">linear regression model</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 of per</w:t>
      </w:r>
      <w:sdt>
        <w:sdtPr>
          <w:tag w:val="goog_rdk_383"/>
        </w:sdtPr>
        <w:sdtContent>
          <w:ins w:author="Guillermo Navalón" w:id="180" w:date="2023-08-12T16:34:09Z">
            <w:r w:rsidDel="00000000" w:rsidR="00000000" w:rsidRPr="00000000">
              <w:rPr>
                <w:rFonts w:ascii="Times New Roman" w:cs="Times New Roman" w:eastAsia="Times New Roman" w:hAnsi="Times New Roman"/>
                <w:rtl w:val="0"/>
              </w:rPr>
              <w:t xml:space="preserve">-</w:t>
            </w:r>
          </w:ins>
        </w:sdtContent>
      </w:sdt>
      <w:sdt>
        <w:sdtPr>
          <w:tag w:val="goog_rdk_384"/>
        </w:sdtPr>
        <w:sdtContent>
          <w:del w:author="Guillermo Navalón" w:id="180" w:date="2023-08-12T16:34:09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cell mean DR against residual PD</w:t>
      </w:r>
      <w:sdt>
        <w:sdtPr>
          <w:tag w:val="goog_rdk_385"/>
        </w:sdtPr>
        <w:sdtContent>
          <w:ins w:author="Guillermo Navalón" w:id="181" w:date="2023-08-12T16:33:23Z">
            <w:r w:rsidDel="00000000" w:rsidR="00000000" w:rsidRPr="00000000">
              <w:rPr>
                <w:rFonts w:ascii="Times New Roman" w:cs="Times New Roman" w:eastAsia="Times New Roman" w:hAnsi="Times New Roman"/>
                <w:rtl w:val="0"/>
              </w:rPr>
              <w:t xml:space="preserve"> (see above). </w:t>
            </w:r>
            <w:sdt>
              <w:sdtPr>
                <w:tag w:val="goog_rdk_386"/>
              </w:sdtPr>
              <w:sdtContent>
                <w:del w:author="Guillermo Navalón" w:id="181" w:date="2023-08-12T16:33:23Z">
                  <w:r w:rsidDel="00000000" w:rsidR="00000000" w:rsidRPr="00000000">
                    <w:rPr>
                      <w:rFonts w:ascii="Times New Roman" w:cs="Times New Roman" w:eastAsia="Times New Roman" w:hAnsi="Times New Roman"/>
                      <w:rtl w:val="0"/>
                    </w:rPr>
                    <w:delText xml:space="preserve">to understand the overall links speciation rates to patterns of geographic diversity</w:delText>
                  </w:r>
                </w:del>
              </w:sdtContent>
            </w:sdt>
          </w:ins>
        </w:sdtContent>
      </w:sdt>
      <w:sdt>
        <w:sdtPr>
          <w:tag w:val="goog_rdk_387"/>
        </w:sdtPr>
        <w:sdtContent>
          <w:del w:author="Guillermo Navalón" w:id="181" w:date="2023-08-12T16:33:23Z">
            <w:r w:rsidDel="00000000" w:rsidR="00000000" w:rsidRPr="00000000">
              <w:rPr>
                <w:rFonts w:ascii="Times New Roman" w:cs="Times New Roman" w:eastAsia="Times New Roman" w:hAnsi="Times New Roman"/>
                <w:rtl w:val="0"/>
              </w:rPr>
              <w:delText xml:space="preserve">. </w:delText>
            </w:r>
          </w:del>
        </w:sdtContent>
      </w:sdt>
      <w:sdt>
        <w:sdtPr>
          <w:tag w:val="goog_rdk_388"/>
        </w:sdtPr>
        <w:sdtContent>
          <w:ins w:author="Guillermo Navalón" w:id="181" w:date="2023-08-12T16:33:23Z">
            <w:r w:rsidDel="00000000" w:rsidR="00000000" w:rsidRPr="00000000">
              <w:rPr>
                <w:rFonts w:ascii="Times New Roman" w:cs="Times New Roman" w:eastAsia="Times New Roman" w:hAnsi="Times New Roman"/>
                <w:rtl w:val="0"/>
              </w:rPr>
              <w:t xml:space="preserve">To further </w:t>
            </w:r>
            <w:r w:rsidDel="00000000" w:rsidR="00000000" w:rsidRPr="00000000">
              <w:rPr>
                <w:rFonts w:ascii="Times New Roman" w:cs="Times New Roman" w:eastAsia="Times New Roman" w:hAnsi="Times New Roman"/>
                <w:rtl w:val="0"/>
              </w:rPr>
              <w:t xml:space="preserve">understand the links between speciation rates and patterns of geographic diversity, </w:t>
            </w:r>
          </w:ins>
        </w:sdtContent>
      </w:sdt>
      <w:sdt>
        <w:sdtPr>
          <w:tag w:val="goog_rdk_389"/>
        </w:sdtPr>
        <w:sdtContent>
          <w:del w:author="Guillermo Navalón" w:id="181" w:date="2023-08-12T16:33:23Z">
            <w:r w:rsidDel="00000000" w:rsidR="00000000" w:rsidRPr="00000000">
              <w:rPr>
                <w:rFonts w:ascii="Times New Roman" w:cs="Times New Roman" w:eastAsia="Times New Roman" w:hAnsi="Times New Roman"/>
                <w:rtl w:val="0"/>
              </w:rPr>
              <w:delText xml:space="preserve">Additionally,</w:delText>
            </w:r>
          </w:del>
        </w:sdtContent>
      </w:sdt>
      <w:r w:rsidDel="00000000" w:rsidR="00000000" w:rsidRPr="00000000">
        <w:rPr>
          <w:rFonts w:ascii="Times New Roman" w:cs="Times New Roman" w:eastAsia="Times New Roman" w:hAnsi="Times New Roman"/>
          <w:rtl w:val="0"/>
        </w:rPr>
        <w:t xml:space="preserve"> we tested for differences in DR</w:t>
      </w:r>
      <w:sdt>
        <w:sdtPr>
          <w:tag w:val="goog_rdk_390"/>
        </w:sdtPr>
        <w:sdtContent>
          <w:ins w:author="Guillermo Navalón" w:id="182" w:date="2023-08-12T16:36:45Z">
            <w:r w:rsidDel="00000000" w:rsidR="00000000" w:rsidRPr="00000000">
              <w:rPr>
                <w:rFonts w:ascii="Times New Roman" w:cs="Times New Roman" w:eastAsia="Times New Roman" w:hAnsi="Times New Roman"/>
                <w:rtl w:val="0"/>
              </w:rPr>
              <w:t xml:space="preserve"> values</w:t>
            </w:r>
          </w:ins>
        </w:sdtContent>
      </w:sdt>
      <w:r w:rsidDel="00000000" w:rsidR="00000000" w:rsidRPr="00000000">
        <w:rPr>
          <w:rFonts w:ascii="Times New Roman" w:cs="Times New Roman" w:eastAsia="Times New Roman" w:hAnsi="Times New Roman"/>
          <w:rtl w:val="0"/>
        </w:rPr>
        <w:t xml:space="preserve"> between </w:t>
      </w:r>
      <w:sdt>
        <w:sdtPr>
          <w:tag w:val="goog_rdk_391"/>
        </w:sdtPr>
        <w:sdtContent>
          <w:del w:author="Guillermo Navalón" w:id="183" w:date="2023-08-12T16:36:56Z">
            <w:r w:rsidDel="00000000" w:rsidR="00000000" w:rsidRPr="00000000">
              <w:rPr>
                <w:rFonts w:ascii="Times New Roman" w:cs="Times New Roman" w:eastAsia="Times New Roman" w:hAnsi="Times New Roman"/>
                <w:rtl w:val="0"/>
              </w:rPr>
              <w:delText xml:space="preserve">the </w:delText>
            </w:r>
          </w:del>
        </w:sdtContent>
      </w:sdt>
      <w:r w:rsidDel="00000000" w:rsidR="00000000" w:rsidRPr="00000000">
        <w:rPr>
          <w:rFonts w:ascii="Times New Roman" w:cs="Times New Roman" w:eastAsia="Times New Roman" w:hAnsi="Times New Roman"/>
          <w:rtl w:val="0"/>
        </w:rPr>
        <w:t xml:space="preserve">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 </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w:t>
      </w:r>
      <w:sdt>
        <w:sdtPr>
          <w:tag w:val="goog_rdk_392"/>
        </w:sdtPr>
        <w:sdtContent>
          <w:ins w:author="Guillermo Navalón" w:id="184" w:date="2023-08-12T16:39:05Z">
            <w:r w:rsidDel="00000000" w:rsidR="00000000" w:rsidRPr="00000000">
              <w:rPr>
                <w:rFonts w:ascii="Times New Roman" w:cs="Times New Roman" w:eastAsia="Times New Roman" w:hAnsi="Times New Roman"/>
                <w:rtl w:val="0"/>
              </w:rPr>
              <w:t xml:space="preserve">for extreme regions falling within the 10% lowest and 90% highest values of residual PD? </w:t>
            </w:r>
          </w:ins>
        </w:sdtContent>
      </w:sdt>
      <w:sdt>
        <w:sdtPr>
          <w:tag w:val="goog_rdk_393"/>
        </w:sdtPr>
        <w:sdtContent>
          <w:del w:author="Guillermo Navalón" w:id="184" w:date="2023-08-12T16:39:05Z">
            <w:r w:rsidDel="00000000" w:rsidR="00000000" w:rsidRPr="00000000">
              <w:rPr>
                <w:rFonts w:ascii="Times New Roman" w:cs="Times New Roman" w:eastAsia="Times New Roman" w:hAnsi="Times New Roman"/>
                <w:rtl w:val="0"/>
              </w:rPr>
              <w:delText xml:space="preserve">with</w:delText>
            </w:r>
          </w:del>
        </w:sdtContent>
      </w:sdt>
      <w:sdt>
        <w:sdtPr>
          <w:tag w:val="goog_rdk_394"/>
        </w:sdtPr>
        <w:sdtContent>
          <w:ins w:author="Guillermo Navalón" w:id="184" w:date="2023-08-12T16:39:05Z">
            <w:r w:rsidDel="00000000" w:rsidR="00000000" w:rsidRPr="00000000">
              <w:rPr>
                <w:rFonts w:ascii="Times New Roman" w:cs="Times New Roman" w:eastAsia="Times New Roman" w:hAnsi="Times New Roman"/>
                <w:rtl w:val="0"/>
              </w:rPr>
              <w:t xml:space="preserve">using</w:t>
            </w:r>
          </w:ins>
        </w:sdtContent>
      </w:sdt>
      <w:r w:rsidDel="00000000" w:rsidR="00000000" w:rsidRPr="00000000">
        <w:rPr>
          <w:rFonts w:ascii="Times New Roman" w:cs="Times New Roman" w:eastAsia="Times New Roman" w:hAnsi="Times New Roman"/>
          <w:rtl w:val="0"/>
        </w:rPr>
        <w:t xml:space="preserve"> the </w:t>
      </w:r>
      <w:sdt>
        <w:sdtPr>
          <w:tag w:val="goog_rdk_395"/>
        </w:sdtPr>
        <w:sdtContent>
          <w:ins w:author="Guillermo Navalón" w:id="185" w:date="2023-08-12T16:37:42Z">
            <w:r w:rsidDel="00000000" w:rsidR="00000000" w:rsidRPr="00000000">
              <w:rPr>
                <w:rFonts w:ascii="Times New Roman" w:cs="Times New Roman" w:eastAsia="Times New Roman" w:hAnsi="Times New Roman"/>
                <w:rtl w:val="0"/>
              </w:rPr>
              <w:t xml:space="preserve">R package </w:t>
            </w:r>
          </w:ins>
        </w:sdtContent>
      </w:sdt>
      <w:r w:rsidDel="00000000" w:rsidR="00000000" w:rsidRPr="00000000">
        <w:rPr>
          <w:rFonts w:ascii="Times New Roman" w:cs="Times New Roman" w:eastAsia="Times New Roman" w:hAnsi="Times New Roman"/>
          <w:rtl w:val="0"/>
        </w:rPr>
        <w:t xml:space="preserve">ape </w:t>
      </w:r>
      <w:sdt>
        <w:sdtPr>
          <w:tag w:val="goog_rdk_396"/>
        </w:sdtPr>
        <w:sdtContent>
          <w:del w:author="Guillermo Navalón" w:id="186" w:date="2023-08-12T16:37:48Z">
            <w:r w:rsidDel="00000000" w:rsidR="00000000" w:rsidRPr="00000000">
              <w:rPr>
                <w:rFonts w:ascii="Times New Roman" w:cs="Times New Roman" w:eastAsia="Times New Roman" w:hAnsi="Times New Roman"/>
                <w:rtl w:val="0"/>
              </w:rPr>
              <w:delText xml:space="preserve">package </w:delText>
            </w:r>
          </w:del>
        </w:sdtContent>
      </w:sdt>
      <w:r w:rsidDel="00000000" w:rsidR="00000000" w:rsidRPr="00000000">
        <w:rPr>
          <w:rFonts w:ascii="Times New Roman" w:cs="Times New Roman" w:eastAsia="Times New Roman" w:hAnsi="Times New Roman"/>
          <w:rtl w:val="0"/>
        </w:rPr>
        <w:t xml:space="preserve">v5.7.1 (Paradis and Schliep 2019), with the aid of </w:t>
      </w:r>
      <w:sdt>
        <w:sdtPr>
          <w:tag w:val="goog_rdk_397"/>
        </w:sdtPr>
        <w:sdtContent>
          <w:del w:author="Guillermo Navalón" w:id="187" w:date="2023-08-12T16:38:33Z">
            <w:r w:rsidDel="00000000" w:rsidR="00000000" w:rsidRPr="00000000">
              <w:rPr>
                <w:rFonts w:ascii="Times New Roman" w:cs="Times New Roman" w:eastAsia="Times New Roman" w:hAnsi="Times New Roman"/>
                <w:rtl w:val="0"/>
              </w:rPr>
              <w:delText xml:space="preserve">the additional packages </w:delText>
            </w:r>
          </w:del>
        </w:sdtContent>
      </w:sdt>
      <w:r w:rsidDel="00000000" w:rsidR="00000000" w:rsidRPr="00000000">
        <w:rPr>
          <w:rFonts w:ascii="Times New Roman" w:cs="Times New Roman" w:eastAsia="Times New Roman" w:hAnsi="Times New Roman"/>
          <w:rtl w:val="0"/>
        </w:rPr>
        <w:t xml:space="preserve">geiger v2.0.11 (Pennell et al. 2014) and phytools v1.5.1 (Revell 2012) for phylogenetic data handling. We then visually compared lineage-through-time (LTT) plots to determine whether our data reflect two main expectations: i) regions of high residual PD </w:t>
      </w:r>
      <w:sdt>
        <w:sdtPr>
          <w:tag w:val="goog_rdk_398"/>
        </w:sdtPr>
        <w:sdtContent>
          <w:ins w:author="Guillermo Navalón" w:id="188" w:date="2023-08-12T16:52:03Z">
            <w:r w:rsidDel="00000000" w:rsidR="00000000" w:rsidRPr="00000000">
              <w:rPr>
                <w:rFonts w:ascii="Times New Roman" w:cs="Times New Roman" w:eastAsia="Times New Roman" w:hAnsi="Times New Roman"/>
                <w:rtl w:val="0"/>
              </w:rPr>
              <w:t xml:space="preserve">should exhibit comparatively older lineages than regions with low residual PD values which </w:t>
            </w:r>
          </w:ins>
        </w:sdtContent>
      </w:sdt>
      <w:r w:rsidDel="00000000" w:rsidR="00000000" w:rsidRPr="00000000">
        <w:rPr>
          <w:rFonts w:ascii="Times New Roman" w:cs="Times New Roman" w:eastAsia="Times New Roman" w:hAnsi="Times New Roman"/>
          <w:rtl w:val="0"/>
        </w:rPr>
        <w:t xml:space="preserve">might</w:t>
      </w:r>
      <w:sdt>
        <w:sdtPr>
          <w:tag w:val="goog_rdk_399"/>
        </w:sdtPr>
        <w:sdtContent>
          <w:ins w:author="Guillermo Navalón" w:id="189" w:date="2023-08-12T16:53:18Z">
            <w:r w:rsidDel="00000000" w:rsidR="00000000" w:rsidRPr="00000000">
              <w:rPr>
                <w:rFonts w:ascii="Times New Roman" w:cs="Times New Roman" w:eastAsia="Times New Roman" w:hAnsi="Times New Roman"/>
                <w:rtl w:val="0"/>
              </w:rPr>
              <w:t xml:space="preserve"> indicate that these regions</w:t>
            </w:r>
          </w:ins>
        </w:sdtContent>
      </w:sdt>
      <w:r w:rsidDel="00000000" w:rsidR="00000000" w:rsidRPr="00000000">
        <w:rPr>
          <w:rFonts w:ascii="Times New Roman" w:cs="Times New Roman" w:eastAsia="Times New Roman" w:hAnsi="Times New Roman"/>
          <w:rtl w:val="0"/>
        </w:rPr>
        <w:t xml:space="preserve"> act</w:t>
      </w:r>
      <w:sdt>
        <w:sdtPr>
          <w:tag w:val="goog_rdk_400"/>
        </w:sdtPr>
        <w:sdtContent>
          <w:ins w:author="Guillermo Navalón" w:id="190" w:date="2023-08-12T16:53:26Z">
            <w:r w:rsidDel="00000000" w:rsidR="00000000" w:rsidRPr="00000000">
              <w:rPr>
                <w:rFonts w:ascii="Times New Roman" w:cs="Times New Roman" w:eastAsia="Times New Roman" w:hAnsi="Times New Roman"/>
                <w:rtl w:val="0"/>
              </w:rPr>
              <w:t xml:space="preserve">ed</w:t>
            </w:r>
          </w:ins>
        </w:sdtContent>
      </w:sdt>
      <w:r w:rsidDel="00000000" w:rsidR="00000000" w:rsidRPr="00000000">
        <w:rPr>
          <w:rFonts w:ascii="Times New Roman" w:cs="Times New Roman" w:eastAsia="Times New Roman" w:hAnsi="Times New Roman"/>
          <w:rtl w:val="0"/>
        </w:rPr>
        <w:t xml:space="preserve"> as reservoirs of </w:t>
      </w:r>
      <w:sdt>
        <w:sdtPr>
          <w:tag w:val="goog_rdk_401"/>
        </w:sdtPr>
        <w:sdtContent>
          <w:ins w:author="Guillermo Navalón" w:id="191" w:date="2023-08-12T16:53:36Z">
            <w:r w:rsidDel="00000000" w:rsidR="00000000" w:rsidRPr="00000000">
              <w:rPr>
                <w:rFonts w:ascii="Times New Roman" w:cs="Times New Roman" w:eastAsia="Times New Roman" w:hAnsi="Times New Roman"/>
                <w:rtl w:val="0"/>
              </w:rPr>
              <w:t xml:space="preserve">ancestral </w:t>
            </w:r>
          </w:ins>
        </w:sdtContent>
      </w:sdt>
      <w:sdt>
        <w:sdtPr>
          <w:tag w:val="goog_rdk_402"/>
        </w:sdtPr>
        <w:sdtContent>
          <w:del w:author="Guillermo Navalón" w:id="191" w:date="2023-08-12T16:53:36Z">
            <w:r w:rsidDel="00000000" w:rsidR="00000000" w:rsidRPr="00000000">
              <w:rPr>
                <w:rFonts w:ascii="Times New Roman" w:cs="Times New Roman" w:eastAsia="Times New Roman" w:hAnsi="Times New Roman"/>
                <w:rtl w:val="0"/>
              </w:rPr>
              <w:delText xml:space="preserve">older </w:delText>
            </w:r>
          </w:del>
        </w:sdtContent>
      </w:sdt>
      <w:r w:rsidDel="00000000" w:rsidR="00000000" w:rsidRPr="00000000">
        <w:rPr>
          <w:rFonts w:ascii="Times New Roman" w:cs="Times New Roman" w:eastAsia="Times New Roman" w:hAnsi="Times New Roman"/>
          <w:rtl w:val="0"/>
        </w:rPr>
        <w:t xml:space="preserve">diversity </w:t>
      </w:r>
      <w:sdt>
        <w:sdtPr>
          <w:tag w:val="goog_rdk_403"/>
        </w:sdtPr>
        <w:sdtContent>
          <w:del w:author="Guillermo Navalón" w:id="192" w:date="2023-08-12T16:52:09Z">
            <w:r w:rsidDel="00000000" w:rsidR="00000000" w:rsidRPr="00000000">
              <w:rPr>
                <w:rFonts w:ascii="Times New Roman" w:cs="Times New Roman" w:eastAsia="Times New Roman" w:hAnsi="Times New Roman"/>
                <w:rtl w:val="0"/>
              </w:rPr>
              <w:delText xml:space="preserve">than regions of low residual PD (and therefore the ancestral origin of the lineages in high-PD regions should be older)</w:delText>
            </w:r>
          </w:del>
        </w:sdtContent>
      </w:sdt>
      <w:r w:rsidDel="00000000" w:rsidR="00000000" w:rsidRPr="00000000">
        <w:rPr>
          <w:rFonts w:ascii="Times New Roman" w:cs="Times New Roman" w:eastAsia="Times New Roman" w:hAnsi="Times New Roman"/>
          <w:rtl w:val="0"/>
        </w:rPr>
        <w:t xml:space="preserve">, and ii) the pattern of lineage accumulation might be different between regions of high and low residual PD.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WoldClim v2.1 dataset (Fick and Hijmans 2017). Net primary productivity data summarized over the period between 1981 and 2015 was obtained at 5-arc-minute resolution from the NDVI3g time series (Pinzon and Tucker 2014). The topography data were based on Wilson et al. (2007) and obtained from the ENVIREM dataset (Title and Bemmels 2018)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Title"/>
        <w:rPr>
          <w:rFonts w:ascii="Times New Roman" w:cs="Times New Roman" w:eastAsia="Times New Roman" w:hAnsi="Times New Roman"/>
        </w:rPr>
      </w:pPr>
      <w:bookmarkStart w:colFirst="0" w:colLast="0" w:name="_heading=h.ps2k3fhdabdn" w:id="3"/>
      <w:bookmarkEnd w:id="3"/>
      <w:r w:rsidDel="00000000" w:rsidR="00000000" w:rsidRPr="00000000">
        <w:rPr>
          <w:rFonts w:ascii="Times New Roman" w:cs="Times New Roman" w:eastAsia="Times New Roman" w:hAnsi="Times New Roman"/>
          <w:rtl w:val="0"/>
        </w:rPr>
        <w:t xml:space="preserve">Results </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sdt>
      <w:sdtPr>
        <w:tag w:val="goog_rdk_417"/>
      </w:sdtPr>
      <w:sdtContent>
        <w:p w:rsidR="00000000" w:rsidDel="00000000" w:rsidP="00000000" w:rsidRDefault="00000000" w:rsidRPr="00000000" w14:paraId="0000003D">
          <w:pPr>
            <w:jc w:val="both"/>
            <w:rPr>
              <w:ins w:author="Guillermo Navalón" w:id="202" w:date="2023-08-12T17:12:09Z"/>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PD across </w:t>
          </w:r>
          <w:sdt>
            <w:sdtPr>
              <w:tag w:val="goog_rdk_404"/>
            </w:sdtPr>
            <w:sdtContent>
              <w:ins w:author="Guillermo Navalón" w:id="193" w:date="2023-08-12T17:06:12Z">
                <w:r w:rsidDel="00000000" w:rsidR="00000000" w:rsidRPr="00000000">
                  <w:rPr>
                    <w:rFonts w:ascii="Times New Roman" w:cs="Times New Roman" w:eastAsia="Times New Roman" w:hAnsi="Times New Roman"/>
                    <w:rtl w:val="0"/>
                  </w:rPr>
                  <w:t xml:space="preserve">all four </w:t>
                </w:r>
              </w:ins>
            </w:sdtContent>
          </w:sdt>
          <w:r w:rsidDel="00000000" w:rsidR="00000000" w:rsidRPr="00000000">
            <w:rPr>
              <w:rFonts w:ascii="Times New Roman" w:cs="Times New Roman" w:eastAsia="Times New Roman" w:hAnsi="Times New Roman"/>
              <w:rtl w:val="0"/>
            </w:rPr>
            <w:t xml:space="preserve">vertebrate clades</w:t>
          </w:r>
          <w:sdt>
            <w:sdtPr>
              <w:tag w:val="goog_rdk_405"/>
            </w:sdtPr>
            <w:sdtContent>
              <w:del w:author="Guillermo Navalón" w:id="194" w:date="2023-08-12T17:10:25Z">
                <w:r w:rsidDel="00000000" w:rsidR="00000000" w:rsidRPr="00000000">
                  <w:rPr>
                    <w:rFonts w:ascii="Times New Roman" w:cs="Times New Roman" w:eastAsia="Times New Roman" w:hAnsi="Times New Roman"/>
                    <w:rtl w:val="0"/>
                  </w:rPr>
                  <w:delText xml:space="preserve">, and some other regions of different levels of residual PD for different clades</w:delText>
                </w:r>
              </w:del>
            </w:sdtContent>
          </w:sdt>
          <w:r w:rsidDel="00000000" w:rsidR="00000000" w:rsidRPr="00000000">
            <w:rPr>
              <w:rFonts w:ascii="Times New Roman" w:cs="Times New Roman" w:eastAsia="Times New Roman" w:hAnsi="Times New Roman"/>
              <w:rtl w:val="0"/>
            </w:rPr>
            <w:t xml:space="preserve"> (Supp. Fig. 1). The African continent harbors overall high residual PD (i.e</w:t>
          </w:r>
          <w:sdt>
            <w:sdtPr>
              <w:tag w:val="goog_rdk_406"/>
            </w:sdtPr>
            <w:sdtContent>
              <w:ins w:author="Guillermo Navalón" w:id="195" w:date="2023-08-12T17:10:33Z">
                <w:r w:rsidDel="00000000" w:rsidR="00000000" w:rsidRPr="00000000">
                  <w:rPr>
                    <w:rFonts w:ascii="Times New Roman" w:cs="Times New Roman" w:eastAsia="Times New Roman" w:hAnsi="Times New Roman"/>
                    <w:rtl w:val="0"/>
                  </w:rPr>
                  <w:t xml:space="preserve">., individual </w:t>
                </w:r>
                <w:r w:rsidDel="00000000" w:rsidR="00000000" w:rsidRPr="00000000">
                  <w:rPr>
                    <w:rFonts w:ascii="Times New Roman" w:cs="Times New Roman" w:eastAsia="Times New Roman" w:hAnsi="Times New Roman"/>
                    <w:rtl w:val="0"/>
                  </w:rPr>
                  <w:t xml:space="preserve">species</w:t>
                </w:r>
              </w:ins>
            </w:sdtContent>
          </w:sdt>
          <w:sdt>
            <w:sdtPr>
              <w:tag w:val="goog_rdk_407"/>
            </w:sdtPr>
            <w:sdtContent>
              <w:del w:author="Guillermo Navalón" w:id="195" w:date="2023-08-12T17:10:33Z">
                <w:r w:rsidDel="00000000" w:rsidR="00000000" w:rsidRPr="00000000">
                  <w:rPr>
                    <w:rFonts w:ascii="Times New Roman" w:cs="Times New Roman" w:eastAsia="Times New Roman" w:hAnsi="Times New Roman"/>
                    <w:rtl w:val="0"/>
                  </w:rPr>
                  <w:delText xml:space="preserve">.,</w:delText>
                </w:r>
                <w:r w:rsidDel="00000000" w:rsidR="00000000" w:rsidRPr="00000000">
                  <w:rPr>
                    <w:rFonts w:ascii="Times New Roman" w:cs="Times New Roman" w:eastAsia="Times New Roman" w:hAnsi="Times New Roman"/>
                    <w:rtl w:val="0"/>
                  </w:rPr>
                  <w:delText xml:space="preserve"> </w:delText>
                </w:r>
                <w:r w:rsidDel="00000000" w:rsidR="00000000" w:rsidRPr="00000000">
                  <w:rPr>
                    <w:rFonts w:ascii="Times New Roman" w:cs="Times New Roman" w:eastAsia="Times New Roman" w:hAnsi="Times New Roman"/>
                    <w:rtl w:val="0"/>
                  </w:rPr>
                  <w:delText xml:space="preserve">species</w:delText>
                </w:r>
              </w:del>
            </w:sdtContent>
          </w:sdt>
          <w:r w:rsidDel="00000000" w:rsidR="00000000" w:rsidRPr="00000000">
            <w:rPr>
              <w:rFonts w:ascii="Times New Roman" w:cs="Times New Roman" w:eastAsia="Times New Roman" w:hAnsi="Times New Roman"/>
              <w:rtl w:val="0"/>
            </w:rPr>
            <w:t xml:space="preserve"> more distantly related to each other than expected for the species richness</w:t>
          </w:r>
          <w:sdt>
            <w:sdtPr>
              <w:tag w:val="goog_rdk_408"/>
            </w:sdtPr>
            <w:sdtContent>
              <w:ins w:author="Guillermo Navalón" w:id="196" w:date="2023-08-12T17:11:02Z">
                <w:r w:rsidDel="00000000" w:rsidR="00000000" w:rsidRPr="00000000">
                  <w:rPr>
                    <w:rFonts w:ascii="Times New Roman" w:cs="Times New Roman" w:eastAsia="Times New Roman" w:hAnsi="Times New Roman"/>
                    <w:rtl w:val="0"/>
                  </w:rPr>
                  <w:t xml:space="preserve"> of the assembly</w:t>
                </w:r>
              </w:ins>
            </w:sdtContent>
          </w:sdt>
          <w:r w:rsidDel="00000000" w:rsidR="00000000" w:rsidRPr="00000000">
            <w:rPr>
              <w:rFonts w:ascii="Times New Roman" w:cs="Times New Roman" w:eastAsia="Times New Roman" w:hAnsi="Times New Roman"/>
              <w:rtl w:val="0"/>
            </w:rPr>
            <w:t xml:space="preserve">) for all</w:t>
          </w:r>
          <w:sdt>
            <w:sdtPr>
              <w:tag w:val="goog_rdk_409"/>
            </w:sdtPr>
            <w:sdtContent>
              <w:ins w:author="Guillermo Navalón" w:id="197" w:date="2023-08-12T17:09:00Z">
                <w:r w:rsidDel="00000000" w:rsidR="00000000" w:rsidRPr="00000000">
                  <w:rPr>
                    <w:rFonts w:ascii="Times New Roman" w:cs="Times New Roman" w:eastAsia="Times New Roman" w:hAnsi="Times New Roman"/>
                    <w:rtl w:val="0"/>
                  </w:rPr>
                  <w:t xml:space="preserve"> the</w:t>
                </w:r>
              </w:ins>
            </w:sdtContent>
          </w:sdt>
          <w:r w:rsidDel="00000000" w:rsidR="00000000" w:rsidRPr="00000000">
            <w:rPr>
              <w:rFonts w:ascii="Times New Roman" w:cs="Times New Roman" w:eastAsia="Times New Roman" w:hAnsi="Times New Roman"/>
              <w:rtl w:val="0"/>
            </w:rPr>
            <w:t xml:space="preserve"> </w:t>
          </w:r>
          <w:sdt>
            <w:sdtPr>
              <w:tag w:val="goog_rdk_410"/>
            </w:sdtPr>
            <w:sdtContent>
              <w:ins w:author="Guillermo Navalón" w:id="198" w:date="2023-08-12T17:08:47Z">
                <w:r w:rsidDel="00000000" w:rsidR="00000000" w:rsidRPr="00000000">
                  <w:rPr>
                    <w:rFonts w:ascii="Times New Roman" w:cs="Times New Roman" w:eastAsia="Times New Roman" w:hAnsi="Times New Roman"/>
                    <w:rtl w:val="0"/>
                  </w:rPr>
                  <w:t xml:space="preserve">four amniote clades</w:t>
                </w:r>
              </w:ins>
            </w:sdtContent>
          </w:sdt>
          <w:sdt>
            <w:sdtPr>
              <w:tag w:val="goog_rdk_411"/>
            </w:sdtPr>
            <w:sdtContent>
              <w:del w:author="Guillermo Navalón" w:id="198" w:date="2023-08-12T17:08:47Z">
                <w:r w:rsidDel="00000000" w:rsidR="00000000" w:rsidRPr="00000000">
                  <w:rPr>
                    <w:rFonts w:ascii="Times New Roman" w:cs="Times New Roman" w:eastAsia="Times New Roman" w:hAnsi="Times New Roman"/>
                    <w:rtl w:val="0"/>
                  </w:rPr>
                  <w:delText xml:space="preserve">vertebrates</w:delText>
                </w:r>
              </w:del>
            </w:sdtContent>
          </w:sdt>
          <w:r w:rsidDel="00000000" w:rsidR="00000000" w:rsidRPr="00000000">
            <w:rPr>
              <w:rFonts w:ascii="Times New Roman" w:cs="Times New Roman" w:eastAsia="Times New Roman" w:hAnsi="Times New Roman"/>
              <w:rtl w:val="0"/>
            </w:rPr>
            <w:t xml:space="preserve">, with the exception of the Sahara desert for mammals and the rainforest in central Africa for squamates. Conversely, large </w:t>
          </w:r>
          <w:sdt>
            <w:sdtPr>
              <w:tag w:val="goog_rdk_412"/>
            </w:sdtPr>
            <w:sdtContent>
              <w:ins w:author="Guillermo Navalón" w:id="199" w:date="2023-08-12T17:09:48Z">
                <w:r w:rsidDel="00000000" w:rsidR="00000000" w:rsidRPr="00000000">
                  <w:rPr>
                    <w:rFonts w:ascii="Times New Roman" w:cs="Times New Roman" w:eastAsia="Times New Roman" w:hAnsi="Times New Roman"/>
                    <w:rtl w:val="0"/>
                  </w:rPr>
                  <w:t xml:space="preserve">areas </w:t>
                </w:r>
              </w:ins>
            </w:sdtContent>
          </w:sdt>
          <w:sdt>
            <w:sdtPr>
              <w:tag w:val="goog_rdk_413"/>
            </w:sdtPr>
            <w:sdtContent>
              <w:del w:author="Guillermo Navalón" w:id="199" w:date="2023-08-12T17:09:48Z">
                <w:r w:rsidDel="00000000" w:rsidR="00000000" w:rsidRPr="00000000">
                  <w:rPr>
                    <w:rFonts w:ascii="Times New Roman" w:cs="Times New Roman" w:eastAsia="Times New Roman" w:hAnsi="Times New Roman"/>
                    <w:rtl w:val="0"/>
                  </w:rPr>
                  <w:delText xml:space="preserve">parts </w:delText>
                </w:r>
              </w:del>
            </w:sdtContent>
          </w:sdt>
          <w:r w:rsidDel="00000000" w:rsidR="00000000" w:rsidRPr="00000000">
            <w:rPr>
              <w:rFonts w:ascii="Times New Roman" w:cs="Times New Roman" w:eastAsia="Times New Roman" w:hAnsi="Times New Roman"/>
              <w:rtl w:val="0"/>
            </w:rPr>
            <w:t xml:space="preserve">of South America contain low residual PD (species more closely related to each other than predicted by </w:t>
          </w:r>
          <w:sdt>
            <w:sdtPr>
              <w:tag w:val="goog_rdk_414"/>
            </w:sdtPr>
            <w:sdtContent>
              <w:ins w:author="Guillermo Navalón" w:id="200" w:date="2023-08-12T17:11:26Z">
                <w:r w:rsidDel="00000000" w:rsidR="00000000" w:rsidRPr="00000000">
                  <w:rPr>
                    <w:rFonts w:ascii="Times New Roman" w:cs="Times New Roman" w:eastAsia="Times New Roman" w:hAnsi="Times New Roman"/>
                    <w:rtl w:val="0"/>
                  </w:rPr>
                  <w:t xml:space="preserve">the species </w:t>
                </w:r>
              </w:ins>
            </w:sdtContent>
          </w:sdt>
          <w:r w:rsidDel="00000000" w:rsidR="00000000" w:rsidRPr="00000000">
            <w:rPr>
              <w:rFonts w:ascii="Times New Roman" w:cs="Times New Roman" w:eastAsia="Times New Roman" w:hAnsi="Times New Roman"/>
              <w:rtl w:val="0"/>
            </w:rPr>
            <w:t xml:space="preserve">richness</w:t>
          </w:r>
          <w:sdt>
            <w:sdtPr>
              <w:tag w:val="goog_rdk_415"/>
            </w:sdtPr>
            <w:sdtContent>
              <w:ins w:author="Guillermo Navalón" w:id="201" w:date="2023-08-12T17:11:31Z">
                <w:r w:rsidDel="00000000" w:rsidR="00000000" w:rsidRPr="00000000">
                  <w:rPr>
                    <w:rFonts w:ascii="Times New Roman" w:cs="Times New Roman" w:eastAsia="Times New Roman" w:hAnsi="Times New Roman"/>
                    <w:rtl w:val="0"/>
                  </w:rPr>
                  <w:t xml:space="preserve"> of the assembly</w:t>
                </w:r>
              </w:ins>
            </w:sdtContent>
          </w:sdt>
          <w:r w:rsidDel="00000000" w:rsidR="00000000" w:rsidRPr="00000000">
            <w:rPr>
              <w:rFonts w:ascii="Times New Roman" w:cs="Times New Roman" w:eastAsia="Times New Roman" w:hAnsi="Times New Roman"/>
              <w:rtl w:val="0"/>
            </w:rPr>
            <w:t xml:space="preserve">) for all clades. In fact, Africa and South America constitute focal regions of highest and lowest residual PD, respectively, for all vertebrate clades (Fig. 2). </w:t>
          </w:r>
          <w:sdt>
            <w:sdtPr>
              <w:tag w:val="goog_rdk_416"/>
            </w:sdtPr>
            <w:sdtContent>
              <w:ins w:author="Guillermo Navalón" w:id="202" w:date="2023-08-12T17:12:09Z">
                <w:r w:rsidDel="00000000" w:rsidR="00000000" w:rsidRPr="00000000">
                  <w:rPr>
                    <w:rtl w:val="0"/>
                  </w:rPr>
                </w:r>
              </w:ins>
            </w:sdtContent>
          </w:sdt>
        </w:p>
      </w:sdtContent>
    </w:sdt>
    <w:sdt>
      <w:sdtPr>
        <w:tag w:val="goog_rdk_419"/>
      </w:sdtPr>
      <w:sdtContent>
        <w:p w:rsidR="00000000" w:rsidDel="00000000" w:rsidP="00000000" w:rsidRDefault="00000000" w:rsidRPr="00000000" w14:paraId="0000003E">
          <w:pPr>
            <w:jc w:val="both"/>
            <w:rPr>
              <w:ins w:author="Guillermo Navalón" w:id="202" w:date="2023-08-12T17:12:09Z"/>
              <w:rFonts w:ascii="Times New Roman" w:cs="Times New Roman" w:eastAsia="Times New Roman" w:hAnsi="Times New Roman"/>
            </w:rPr>
          </w:pPr>
          <w:sdt>
            <w:sdtPr>
              <w:tag w:val="goog_rdk_418"/>
            </w:sdtPr>
            <w:sdtContent>
              <w:ins w:author="Guillermo Navalón" w:id="202" w:date="2023-08-12T17:12:09Z">
                <w:r w:rsidDel="00000000" w:rsidR="00000000" w:rsidRPr="00000000">
                  <w:rPr>
                    <w:rtl w:val="0"/>
                  </w:rPr>
                </w:r>
              </w:ins>
            </w:sdtContent>
          </w:sdt>
        </w:p>
      </w:sdtContent>
    </w:sdt>
    <w:p w:rsidR="00000000" w:rsidDel="00000000" w:rsidP="00000000" w:rsidRDefault="00000000" w:rsidRPr="00000000" w14:paraId="0000003F">
      <w:pPr>
        <w:jc w:val="both"/>
        <w:rPr>
          <w:rFonts w:ascii="Times New Roman" w:cs="Times New Roman" w:eastAsia="Times New Roman" w:hAnsi="Times New Roman"/>
        </w:rPr>
      </w:pPr>
      <w:sdt>
        <w:sdtPr>
          <w:tag w:val="goog_rdk_420"/>
        </w:sdtPr>
        <w:sdtContent>
          <w:ins w:author="Guillermo Navalón" w:id="202" w:date="2023-08-12T17:12:09Z">
            <w:r w:rsidDel="00000000" w:rsidR="00000000" w:rsidRPr="00000000">
              <w:rPr>
                <w:rFonts w:ascii="Times New Roman" w:cs="Times New Roman" w:eastAsia="Times New Roman" w:hAnsi="Times New Roman"/>
                <w:rtl w:val="0"/>
              </w:rPr>
              <w:t xml:space="preserve">However, s</w:t>
            </w:r>
            <w:r w:rsidDel="00000000" w:rsidR="00000000" w:rsidRPr="00000000">
              <w:rPr>
                <w:rFonts w:ascii="Times New Roman" w:cs="Times New Roman" w:eastAsia="Times New Roman" w:hAnsi="Times New Roman"/>
                <w:rtl w:val="0"/>
              </w:rPr>
              <w:t xml:space="preserve">ome geographic regions exhibit very </w:t>
            </w:r>
            <w:r w:rsidDel="00000000" w:rsidR="00000000" w:rsidRPr="00000000">
              <w:rPr>
                <w:rFonts w:ascii="Times New Roman" w:cs="Times New Roman" w:eastAsia="Times New Roman" w:hAnsi="Times New Roman"/>
                <w:rtl w:val="0"/>
              </w:rPr>
              <w:t xml:space="preserve">contrasting</w:t>
            </w:r>
            <w:r w:rsidDel="00000000" w:rsidR="00000000" w:rsidRPr="00000000">
              <w:rPr>
                <w:rFonts w:ascii="Times New Roman" w:cs="Times New Roman" w:eastAsia="Times New Roman" w:hAnsi="Times New Roman"/>
                <w:rtl w:val="0"/>
              </w:rPr>
              <w:t xml:space="preserve"> patterns of residual PD among the four amniote clades. </w:t>
            </w:r>
          </w:ins>
        </w:sdtContent>
      </w:sdt>
      <w:r w:rsidDel="00000000" w:rsidR="00000000" w:rsidRPr="00000000">
        <w:rPr>
          <w:rFonts w:ascii="Times New Roman" w:cs="Times New Roman" w:eastAsia="Times New Roman" w:hAnsi="Times New Roman"/>
          <w:rtl w:val="0"/>
        </w:rPr>
        <w:t xml:space="preserve">Australia is a low-residual-PD region for amphibians and especially squamates, while it harbors high residual PD for birds and mammals. Residual PD in the Indomalayan region is generally high for birds and squamates </w:t>
      </w:r>
      <w:sdt>
        <w:sdtPr>
          <w:tag w:val="goog_rdk_421"/>
        </w:sdtPr>
        <w:sdtContent>
          <w:ins w:author="Guillermo Navalón" w:id="203" w:date="2023-08-12T17:13:26Z">
            <w:r w:rsidDel="00000000" w:rsidR="00000000" w:rsidRPr="00000000">
              <w:rPr>
                <w:rFonts w:ascii="Times New Roman" w:cs="Times New Roman" w:eastAsia="Times New Roman" w:hAnsi="Times New Roman"/>
                <w:rtl w:val="0"/>
              </w:rPr>
              <w:t xml:space="preserve">but </w:t>
            </w:r>
          </w:ins>
        </w:sdtContent>
      </w:sdt>
      <w:sdt>
        <w:sdtPr>
          <w:tag w:val="goog_rdk_422"/>
        </w:sdtPr>
        <w:sdtContent>
          <w:del w:author="Guillermo Navalón" w:id="203" w:date="2023-08-12T17:13:26Z">
            <w:r w:rsidDel="00000000" w:rsidR="00000000" w:rsidRPr="00000000">
              <w:rPr>
                <w:rFonts w:ascii="Times New Roman" w:cs="Times New Roman" w:eastAsia="Times New Roman" w:hAnsi="Times New Roman"/>
                <w:rtl w:val="0"/>
              </w:rPr>
              <w:delText xml:space="preserve">and </w:delText>
            </w:r>
          </w:del>
        </w:sdtContent>
      </w:sdt>
      <w:r w:rsidDel="00000000" w:rsidR="00000000" w:rsidRPr="00000000">
        <w:rPr>
          <w:rFonts w:ascii="Times New Roman" w:cs="Times New Roman" w:eastAsia="Times New Roman" w:hAnsi="Times New Roman"/>
          <w:rtl w:val="0"/>
        </w:rPr>
        <w:t xml:space="preserve">relatively low for amphibians, while for mammals it is a</w:t>
      </w:r>
      <w:sdt>
        <w:sdtPr>
          <w:tag w:val="goog_rdk_423"/>
        </w:sdtPr>
        <w:sdtContent>
          <w:ins w:author="Guillermo Navalón" w:id="204" w:date="2023-08-12T17:13:33Z">
            <w:r w:rsidDel="00000000" w:rsidR="00000000" w:rsidRPr="00000000">
              <w:rPr>
                <w:rFonts w:ascii="Times New Roman" w:cs="Times New Roman" w:eastAsia="Times New Roman" w:hAnsi="Times New Roman"/>
                <w:rtl w:val="0"/>
              </w:rPr>
              <w:t xml:space="preserve"> very</w:t>
            </w:r>
          </w:ins>
        </w:sdtContent>
      </w:sdt>
      <w:r w:rsidDel="00000000" w:rsidR="00000000" w:rsidRPr="00000000">
        <w:rPr>
          <w:rFonts w:ascii="Times New Roman" w:cs="Times New Roman" w:eastAsia="Times New Roman" w:hAnsi="Times New Roman"/>
          <w:rtl w:val="0"/>
        </w:rPr>
        <w:t xml:space="preserve"> heterogeneous area with high levels in India </w:t>
      </w:r>
      <w:sdt>
        <w:sdtPr>
          <w:tag w:val="goog_rdk_424"/>
        </w:sdtPr>
        <w:sdtContent>
          <w:ins w:author="Guillermo Navalón" w:id="205" w:date="2023-08-12T17:13:37Z">
            <w:r w:rsidDel="00000000" w:rsidR="00000000" w:rsidRPr="00000000">
              <w:rPr>
                <w:rFonts w:ascii="Times New Roman" w:cs="Times New Roman" w:eastAsia="Times New Roman" w:hAnsi="Times New Roman"/>
                <w:rtl w:val="0"/>
              </w:rPr>
              <w:t xml:space="preserve">but </w:t>
            </w:r>
          </w:ins>
        </w:sdtContent>
      </w:sdt>
      <w:sdt>
        <w:sdtPr>
          <w:tag w:val="goog_rdk_425"/>
        </w:sdtPr>
        <w:sdtContent>
          <w:del w:author="Guillermo Navalón" w:id="205" w:date="2023-08-12T17:13:37Z">
            <w:r w:rsidDel="00000000" w:rsidR="00000000" w:rsidRPr="00000000">
              <w:rPr>
                <w:rFonts w:ascii="Times New Roman" w:cs="Times New Roman" w:eastAsia="Times New Roman" w:hAnsi="Times New Roman"/>
                <w:rtl w:val="0"/>
              </w:rPr>
              <w:delText xml:space="preserve">and </w:delText>
            </w:r>
          </w:del>
        </w:sdtContent>
      </w:sdt>
      <w:r w:rsidDel="00000000" w:rsidR="00000000" w:rsidRPr="00000000">
        <w:rPr>
          <w:rFonts w:ascii="Times New Roman" w:cs="Times New Roman" w:eastAsia="Times New Roman" w:hAnsi="Times New Roman"/>
          <w:rtl w:val="0"/>
        </w:rPr>
        <w:t xml:space="preserve">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w:t>
      </w:r>
      <w:sdt>
        <w:sdtPr>
          <w:tag w:val="goog_rdk_426"/>
        </w:sdtPr>
        <w:sdtContent>
          <w:ins w:author="Guillermo Navalón" w:id="206" w:date="2023-08-12T17:16:39Z">
            <w:r w:rsidDel="00000000" w:rsidR="00000000" w:rsidRPr="00000000">
              <w:rPr>
                <w:rFonts w:ascii="Times New Roman" w:cs="Times New Roman" w:eastAsia="Times New Roman" w:hAnsi="Times New Roman"/>
                <w:rtl w:val="0"/>
              </w:rPr>
              <w:t xml:space="preserve">statistically </w:t>
            </w:r>
          </w:ins>
        </w:sdtContent>
      </w:sdt>
      <w:r w:rsidDel="00000000" w:rsidR="00000000" w:rsidRPr="00000000">
        <w:rPr>
          <w:rFonts w:ascii="Times New Roman" w:cs="Times New Roman" w:eastAsia="Times New Roman" w:hAnsi="Times New Roman"/>
          <w:rtl w:val="0"/>
        </w:rPr>
        <w:t xml:space="preserve">significant negative relationship between recent speciation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w:t>
      </w:r>
      <w:sdt>
        <w:sdtPr>
          <w:tag w:val="goog_rdk_427"/>
        </w:sdtPr>
        <w:sdtContent>
          <w:ins w:author="Guillermo Navalón" w:id="207" w:date="2023-08-12T17:17:00Z">
            <w:r w:rsidDel="00000000" w:rsidR="00000000" w:rsidRPr="00000000">
              <w:rPr>
                <w:rFonts w:ascii="Times New Roman" w:cs="Times New Roman" w:eastAsia="Times New Roman" w:hAnsi="Times New Roman"/>
                <w:rtl w:val="0"/>
              </w:rPr>
              <w:t xml:space="preserve">lineages exhibit in </w:t>
            </w:r>
          </w:ins>
        </w:sdtContent>
      </w:sdt>
      <w:sdt>
        <w:sdtPr>
          <w:tag w:val="goog_rdk_428"/>
        </w:sdtPr>
        <w:sdtContent>
          <w:del w:author="Guillermo Navalón" w:id="207" w:date="2023-08-12T17:17:00Z">
            <w:r w:rsidDel="00000000" w:rsidR="00000000" w:rsidRPr="00000000">
              <w:rPr>
                <w:rFonts w:ascii="Times New Roman" w:cs="Times New Roman" w:eastAsia="Times New Roman" w:hAnsi="Times New Roman"/>
                <w:rtl w:val="0"/>
              </w:rPr>
              <w:delText xml:space="preserve">there are in </w:delText>
            </w:r>
          </w:del>
        </w:sdtContent>
      </w:sdt>
      <w:r w:rsidDel="00000000" w:rsidR="00000000" w:rsidRPr="00000000">
        <w:rPr>
          <w:rFonts w:ascii="Times New Roman" w:cs="Times New Roman" w:eastAsia="Times New Roman" w:hAnsi="Times New Roman"/>
          <w:rtl w:val="0"/>
        </w:rPr>
        <w:t xml:space="preserve">average higher recent speciation rates in regions of low residual PD (i.e</w:t>
      </w:r>
      <w:sdt>
        <w:sdtPr>
          <w:tag w:val="goog_rdk_429"/>
        </w:sdtPr>
        <w:sdtContent>
          <w:ins w:author="Guillermo Navalón" w:id="208" w:date="2023-08-12T17:17:21Z">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regions</w:t>
            </w:r>
          </w:ins>
        </w:sdtContent>
      </w:sdt>
      <w:sdt>
        <w:sdtPr>
          <w:tag w:val="goog_rdk_430"/>
        </w:sdtPr>
        <w:sdtContent>
          <w:del w:author="Guillermo Navalón" w:id="208" w:date="2023-08-12T17:17:21Z">
            <w:r w:rsidDel="00000000" w:rsidR="00000000" w:rsidRPr="00000000">
              <w:rPr>
                <w:rFonts w:ascii="Times New Roman" w:cs="Times New Roman" w:eastAsia="Times New Roman" w:hAnsi="Times New Roman"/>
                <w:rtl w:val="0"/>
              </w:rPr>
              <w:delText xml:space="preserve">., </w:delText>
            </w:r>
            <w:r w:rsidDel="00000000" w:rsidR="00000000" w:rsidRPr="00000000">
              <w:rPr>
                <w:rFonts w:ascii="Times New Roman" w:cs="Times New Roman" w:eastAsia="Times New Roman" w:hAnsi="Times New Roman"/>
                <w:rtl w:val="0"/>
              </w:rPr>
              <w:delText xml:space="preserve">in </w:delText>
            </w:r>
            <w:r w:rsidDel="00000000" w:rsidR="00000000" w:rsidRPr="00000000">
              <w:rPr>
                <w:rFonts w:ascii="Times New Roman" w:cs="Times New Roman" w:eastAsia="Times New Roman" w:hAnsi="Times New Roman"/>
                <w:rtl w:val="0"/>
              </w:rPr>
              <w:delText xml:space="preserve">regions</w:delText>
            </w:r>
          </w:del>
        </w:sdtContent>
      </w:sdt>
      <w:r w:rsidDel="00000000" w:rsidR="00000000" w:rsidRPr="00000000">
        <w:rPr>
          <w:rFonts w:ascii="Times New Roman" w:cs="Times New Roman" w:eastAsia="Times New Roman" w:hAnsi="Times New Roman"/>
          <w:rtl w:val="0"/>
        </w:rPr>
        <w:t xml:space="preserve"> where species are more related to each other than predicted by richness</w:t>
      </w:r>
      <w:sdt>
        <w:sdtPr>
          <w:tag w:val="goog_rdk_431"/>
        </w:sdtPr>
        <w:sdtContent>
          <w:ins w:author="Guillermo Navalón" w:id="209" w:date="2023-08-12T17:17:32Z">
            <w:r w:rsidDel="00000000" w:rsidR="00000000" w:rsidRPr="00000000">
              <w:rPr>
                <w:rFonts w:ascii="Times New Roman" w:cs="Times New Roman" w:eastAsia="Times New Roman" w:hAnsi="Times New Roman"/>
                <w:rtl w:val="0"/>
              </w:rPr>
              <w:t xml:space="preserve"> of the assembly</w:t>
            </w:r>
          </w:ins>
        </w:sdtContent>
      </w:sdt>
      <w:r w:rsidDel="00000000" w:rsidR="00000000" w:rsidRPr="00000000">
        <w:rPr>
          <w:rFonts w:ascii="Times New Roman" w:cs="Times New Roman" w:eastAsia="Times New Roman" w:hAnsi="Times New Roman"/>
          <w:rtl w:val="0"/>
        </w:rPr>
        <w:t xml:space="preserve">), while regions of high residual PD have in general lower speciation rates. However, this negative relationship was found to be somewhat weak</w:t>
      </w:r>
      <w:sdt>
        <w:sdtPr>
          <w:tag w:val="goog_rdk_432"/>
        </w:sdtPr>
        <w:sdtContent>
          <w:ins w:author="Guillermo Navalón" w:id="210" w:date="2023-08-12T17:17:56Z">
            <w:r w:rsidDel="00000000" w:rsidR="00000000" w:rsidRPr="00000000">
              <w:rPr>
                <w:rFonts w:ascii="Times New Roman" w:cs="Times New Roman" w:eastAsia="Times New Roman" w:hAnsi="Times New Roman"/>
                <w:rtl w:val="0"/>
              </w:rPr>
              <w:t xml:space="preserve"> - </w:t>
            </w:r>
          </w:ins>
        </w:sdtContent>
      </w:sdt>
      <w:sdt>
        <w:sdtPr>
          <w:tag w:val="goog_rdk_433"/>
        </w:sdtPr>
        <w:sdtContent>
          <w:del w:author="Guillermo Navalón" w:id="210" w:date="2023-08-12T17:17:56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w:t>
      </w:r>
      <w:sdt>
        <w:sdtPr>
          <w:tag w:val="goog_rdk_434"/>
        </w:sdtPr>
        <w:sdtContent>
          <w:ins w:author="Guillermo Navalón" w:id="211" w:date="2023-08-12T17:18:06Z">
            <w:r w:rsidDel="00000000" w:rsidR="00000000" w:rsidRPr="00000000">
              <w:rPr>
                <w:rFonts w:ascii="Times New Roman" w:cs="Times New Roman" w:eastAsia="Times New Roman" w:hAnsi="Times New Roman"/>
                <w:rtl w:val="0"/>
              </w:rPr>
              <w:t xml:space="preserve"> - and somewhat variable among clades</w:t>
            </w:r>
          </w:ins>
        </w:sdtContent>
      </w:sdt>
      <w:sdt>
        <w:sdtPr>
          <w:tag w:val="goog_rdk_435"/>
        </w:sdtPr>
        <w:sdtContent>
          <w:del w:author="Guillermo Navalón" w:id="211" w:date="2023-08-12T17:18:06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all clades, we found significantly lower speciation rates in the </w:t>
      </w:r>
      <w:sdt>
        <w:sdtPr>
          <w:tag w:val="goog_rdk_436"/>
        </w:sdtPr>
        <w:sdtContent>
          <w:ins w:author="Guillermo Navalón" w:id="212" w:date="2023-08-12T17:18:27Z">
            <w:r w:rsidDel="00000000" w:rsidR="00000000" w:rsidRPr="00000000">
              <w:rPr>
                <w:rFonts w:ascii="Times New Roman" w:cs="Times New Roman" w:eastAsia="Times New Roman" w:hAnsi="Times New Roman"/>
                <w:rtl w:val="0"/>
              </w:rPr>
              <w:t xml:space="preserve">lineages</w:t>
            </w:r>
          </w:ins>
        </w:sdtContent>
      </w:sdt>
      <w:sdt>
        <w:sdtPr>
          <w:tag w:val="goog_rdk_437"/>
        </w:sdtPr>
        <w:sdtContent>
          <w:del w:author="Guillermo Navalón" w:id="212" w:date="2023-08-12T17:18:27Z">
            <w:r w:rsidDel="00000000" w:rsidR="00000000" w:rsidRPr="00000000">
              <w:rPr>
                <w:rFonts w:ascii="Times New Roman" w:cs="Times New Roman" w:eastAsia="Times New Roman" w:hAnsi="Times New Roman"/>
                <w:rtl w:val="0"/>
              </w:rPr>
              <w:delText xml:space="preserve">species</w:delText>
            </w:r>
          </w:del>
        </w:sdtContent>
      </w:sdt>
      <w:sdt>
        <w:sdtPr>
          <w:tag w:val="goog_rdk_438"/>
        </w:sdtPr>
        <w:sdtContent>
          <w:ins w:author="Guillermo Navalón" w:id="212" w:date="2023-08-12T17:18:27Z">
            <w:sdt>
              <w:sdtPr>
                <w:tag w:val="goog_rdk_439"/>
              </w:sdtPr>
              <w:sdtContent>
                <w:del w:author="Guillermo Navalón" w:id="212" w:date="2023-08-12T17:18:27Z">
                  <w:r w:rsidDel="00000000" w:rsidR="00000000" w:rsidRPr="00000000">
                    <w:rPr>
                      <w:rFonts w:ascii="Times New Roman" w:cs="Times New Roman" w:eastAsia="Times New Roman" w:hAnsi="Times New Roman"/>
                      <w:rtl w:val="0"/>
                    </w:rPr>
                    <w:delText xml:space="preserve"> </w:delText>
                  </w:r>
                </w:del>
              </w:sdtContent>
            </w:sdt>
          </w:ins>
        </w:sdtContent>
      </w:sdt>
      <w:sdt>
        <w:sdtPr>
          <w:tag w:val="goog_rdk_440"/>
        </w:sdtPr>
        <w:sdtContent>
          <w:del w:author="Guillermo Navalón" w:id="212" w:date="2023-08-12T17:18:27Z">
            <w:r w:rsidDel="00000000" w:rsidR="00000000" w:rsidRPr="00000000">
              <w:rPr>
                <w:rFonts w:ascii="Times New Roman" w:cs="Times New Roman" w:eastAsia="Times New Roman" w:hAnsi="Times New Roman"/>
                <w:rtl w:val="0"/>
              </w:rPr>
              <w:delText xml:space="preserve"> </w:delText>
            </w:r>
          </w:del>
        </w:sdtContent>
      </w:sdt>
      <w:sdt>
        <w:sdtPr>
          <w:tag w:val="goog_rdk_441"/>
        </w:sdtPr>
        <w:sdtContent>
          <w:ins w:author="Guillermo Navalón" w:id="212" w:date="2023-08-12T17:18:27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(Z) and the overall distribution of DR values, this difference appears to be mild (Fig. 4). </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but these differences are overall not prominently apparent (Supp. Fig. 2, Supp. Table 2). Furthermore, we did not find clearly greater differences in DR effect size (Z)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indicating that the differences in DR rates between regions of high and low residual PD, though significant, are not of large magnitude.</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96200"/>
            <wp:effectExtent b="0" l="0" r="0" t="0"/>
            <wp:docPr id="7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sdt>
        <w:sdtPr>
          <w:tag w:val="goog_rdk_442"/>
        </w:sdtPr>
        <w:sdtContent>
          <w:commentRangeStart w:id="24"/>
        </w:sdtContent>
      </w:sdt>
      <w:sdt>
        <w:sdtPr>
          <w:tag w:val="goog_rdk_443"/>
        </w:sdtPr>
        <w:sdtContent>
          <w:commentRangeStart w:id="25"/>
        </w:sdtContent>
      </w:sdt>
      <w:r w:rsidDel="00000000" w:rsidR="00000000" w:rsidRPr="00000000">
        <w:rPr>
          <w:rFonts w:ascii="Times New Roman" w:cs="Times New Roman" w:eastAsia="Times New Roman" w:hAnsi="Times New Roman"/>
          <w:rtl w:val="0"/>
        </w:rPr>
        <w:t xml:space="preserve">2</w:t>
      </w:r>
      <w:commentRangeEnd w:id="24"/>
      <w:r w:rsidDel="00000000" w:rsidR="00000000" w:rsidRPr="00000000">
        <w:commentReference w:id="24"/>
      </w:r>
      <w:commentRangeEnd w:id="25"/>
      <w:r w:rsidDel="00000000" w:rsidR="00000000" w:rsidRPr="00000000">
        <w:commentReference w:id="25"/>
      </w:r>
      <w:r w:rsidDel="00000000" w:rsidR="00000000" w:rsidRPr="00000000">
        <w:rPr>
          <w:rFonts w:ascii="Times New Roman" w:cs="Times New Roman" w:eastAsia="Times New Roman" w:hAnsi="Times New Roman"/>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394200"/>
            <wp:effectExtent b="0" l="0" r="0" t="0"/>
            <wp:docPr id="7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sdt>
        <w:sdtPr>
          <w:tag w:val="goog_rdk_444"/>
        </w:sdtPr>
        <w:sdtContent>
          <w:commentRangeStart w:id="26"/>
        </w:sdtContent>
      </w:sdt>
      <w:r w:rsidDel="00000000" w:rsidR="00000000" w:rsidRPr="00000000">
        <w:rPr>
          <w:rFonts w:ascii="Times New Roman" w:cs="Times New Roman" w:eastAsia="Times New Roman" w:hAnsi="Times New Roman"/>
          <w:rtl w:val="0"/>
        </w:rPr>
        <w:t xml:space="preserve">Fig. 3. Relationship between DR rates and residual PD for all four groups of terrestrial vertebrates</w:t>
      </w:r>
      <w:commentRangeEnd w:id="26"/>
      <w:r w:rsidDel="00000000" w:rsidR="00000000" w:rsidRPr="00000000">
        <w:commentReference w:id="26"/>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0928" cy="2953476"/>
            <wp:effectExtent b="0" l="0" r="0" t="0"/>
            <wp:docPr id="7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DR rates</w:t>
      </w:r>
      <w:sdt>
        <w:sdtPr>
          <w:tag w:val="goog_rdk_445"/>
        </w:sdtPr>
        <w:sdtContent>
          <w:ins w:author="Guillermo Navalón" w:id="213" w:date="2023-08-13T13:59:54Z">
            <w:r w:rsidDel="00000000" w:rsidR="00000000" w:rsidRPr="00000000">
              <w:rPr>
                <w:rFonts w:ascii="Times New Roman" w:cs="Times New Roman" w:eastAsia="Times New Roman" w:hAnsi="Times New Roman"/>
                <w:rtl w:val="0"/>
              </w:rPr>
              <w:t xml:space="preserve"> (recent speciation rates)</w:t>
            </w:r>
          </w:ins>
        </w:sdtContent>
      </w:sdt>
      <w:r w:rsidDel="00000000" w:rsidR="00000000" w:rsidRPr="00000000">
        <w:rPr>
          <w:rFonts w:ascii="Times New Roman" w:cs="Times New Roman" w:eastAsia="Times New Roman" w:hAnsi="Times New Roman"/>
          <w:rtl w:val="0"/>
        </w:rPr>
        <w:t xml:space="preserve"> between areas of 10% lowest (in blue) and highest (in red) residual PD.</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w:t>
      </w:r>
      <w:sdt>
        <w:sdtPr>
          <w:tag w:val="goog_rdk_446"/>
        </w:sdtPr>
        <w:sdtContent>
          <w:commentRangeStart w:id="27"/>
        </w:sdtContent>
      </w:sdt>
      <w:r w:rsidDel="00000000" w:rsidR="00000000" w:rsidRPr="00000000">
        <w:rPr>
          <w:rFonts w:ascii="Times New Roman" w:cs="Times New Roman" w:eastAsia="Times New Roman" w:hAnsi="Times New Roman"/>
          <w:rtl w:val="0"/>
        </w:rPr>
        <w:t xml:space="preserve">Specifically, we did not find the expected older age in regions of high residual PD, and the pace of lineage accumulation is also not clearly distinguishable between regions of both types</w:t>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 Even though some regions of low residual PD do harbor younger diversity than regions of high residual PD (e.g., amphibians in Oceania relative to amphibians in Africa, Supp. Fig. 4), this is the opposite in other cases (e.g., mammals in high residual PD Africa have actually younger ancestors than in low residual PD regions of North and South America, Supp. Fig. 6), and in most cases the age of origin of the lineages leading to the current species is similar in regions of high and low residual PD. </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w:t>
      </w:r>
      <w:sdt>
        <w:sdtPr>
          <w:tag w:val="goog_rdk_447"/>
        </w:sdtPr>
        <w:sdtContent>
          <w:ins w:author="Guillermo Navalón" w:id="214" w:date="2023-08-12T17:35:28Z">
            <w:r w:rsidDel="00000000" w:rsidR="00000000" w:rsidRPr="00000000">
              <w:rPr>
                <w:rFonts w:ascii="Times New Roman" w:cs="Times New Roman" w:eastAsia="Times New Roman" w:hAnsi="Times New Roman"/>
                <w:rtl w:val="0"/>
              </w:rPr>
              <w:t xml:space="preserve">found an overall</w:t>
            </w:r>
          </w:ins>
        </w:sdtContent>
      </w:sdt>
      <w:sdt>
        <w:sdtPr>
          <w:tag w:val="goog_rdk_448"/>
        </w:sdtPr>
        <w:sdtContent>
          <w:del w:author="Guillermo Navalón" w:id="214" w:date="2023-08-12T17:35:28Z">
            <w:r w:rsidDel="00000000" w:rsidR="00000000" w:rsidRPr="00000000">
              <w:rPr>
                <w:rFonts w:ascii="Times New Roman" w:cs="Times New Roman" w:eastAsia="Times New Roman" w:hAnsi="Times New Roman"/>
                <w:rtl w:val="0"/>
              </w:rPr>
              <w:delText xml:space="preserve">found overall</w:delText>
            </w:r>
          </w:del>
        </w:sdtContent>
      </w:sdt>
      <w:r w:rsidDel="00000000" w:rsidR="00000000" w:rsidRPr="00000000">
        <w:rPr>
          <w:rFonts w:ascii="Times New Roman" w:cs="Times New Roman" w:eastAsia="Times New Roman" w:hAnsi="Times New Roman"/>
          <w:rtl w:val="0"/>
        </w:rPr>
        <w:t xml:space="preserve"> low to no </w:t>
      </w:r>
      <w:sdt>
        <w:sdtPr>
          <w:tag w:val="goog_rdk_449"/>
        </w:sdtPr>
        <w:sdtContent>
          <w:ins w:author="Guillermo Navalón" w:id="215" w:date="2023-08-12T17:37:33Z"/>
          <w:sdt>
            <w:sdtPr>
              <w:tag w:val="goog_rdk_450"/>
            </w:sdtPr>
            <w:sdtContent>
              <w:commentRangeStart w:id="28"/>
            </w:sdtContent>
          </w:sdt>
          <w:ins w:author="Guillermo Navalón" w:id="215" w:date="2023-08-12T17:37:33Z">
            <w:r w:rsidDel="00000000" w:rsidR="00000000" w:rsidRPr="00000000">
              <w:rPr>
                <w:rFonts w:ascii="Times New Roman" w:cs="Times New Roman" w:eastAsia="Times New Roman" w:hAnsi="Times New Roman"/>
                <w:rtl w:val="0"/>
              </w:rPr>
              <w:t xml:space="preserve">linear </w:t>
            </w:r>
          </w:ins>
        </w:sdtContent>
      </w:sdt>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relationship between residual PD and environmental variables (Supp. Figs. 8-13). There is a negative </w:t>
      </w:r>
      <w:sdt>
        <w:sdtPr>
          <w:tag w:val="goog_rdk_451"/>
        </w:sdtPr>
        <w:sdtContent>
          <w:ins w:author="Guillermo Navalón" w:id="216" w:date="2023-08-12T17:37:20Z">
            <w:r w:rsidDel="00000000" w:rsidR="00000000" w:rsidRPr="00000000">
              <w:rPr>
                <w:rFonts w:ascii="Times New Roman" w:cs="Times New Roman" w:eastAsia="Times New Roman" w:hAnsi="Times New Roman"/>
                <w:rtl w:val="0"/>
              </w:rPr>
              <w:t xml:space="preserve">but very weak </w:t>
            </w:r>
          </w:ins>
        </w:sdtContent>
      </w:sdt>
      <w:sdt>
        <w:sdtPr>
          <w:tag w:val="goog_rdk_452"/>
        </w:sdtPr>
        <w:sdtContent>
          <w:del w:author="Guillermo Navalón" w:id="216" w:date="2023-08-12T17:37:20Z">
            <w:r w:rsidDel="00000000" w:rsidR="00000000" w:rsidRPr="00000000">
              <w:rPr>
                <w:rFonts w:ascii="Times New Roman" w:cs="Times New Roman" w:eastAsia="Times New Roman" w:hAnsi="Times New Roman"/>
                <w:rtl w:val="0"/>
              </w:rPr>
              <w:delText xml:space="preserve">and very mild </w:delText>
            </w:r>
          </w:del>
        </w:sdtContent>
      </w:sdt>
      <w:r w:rsidDel="00000000" w:rsidR="00000000" w:rsidRPr="00000000">
        <w:rPr>
          <w:rFonts w:ascii="Times New Roman" w:cs="Times New Roman" w:eastAsia="Times New Roman" w:hAnsi="Times New Roman"/>
          <w:rtl w:val="0"/>
        </w:rPr>
        <w:t xml:space="preserve">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and with temperature seasonality positive (Supp. Fig. 11), while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sdt>
        <w:sdtPr>
          <w:tag w:val="goog_rdk_453"/>
        </w:sdtPr>
        <w:sdtContent>
          <w:ins w:author="Guillermo Navalón" w:id="217" w:date="2023-08-12T17:40:13Z">
            <w:r w:rsidDel="00000000" w:rsidR="00000000" w:rsidRPr="00000000">
              <w:rPr>
                <w:rFonts w:ascii="Times New Roman" w:cs="Times New Roman" w:eastAsia="Times New Roman" w:hAnsi="Times New Roman"/>
                <w:rtl w:val="0"/>
              </w:rPr>
              <w:t xml:space="preserve">However, </w:t>
            </w:r>
          </w:ins>
        </w:sdtContent>
      </w:sdt>
      <w:sdt>
        <w:sdtPr>
          <w:tag w:val="goog_rdk_454"/>
        </w:sdtPr>
        <w:sdtContent>
          <w:del w:author="Guillermo Navalón" w:id="217" w:date="2023-08-12T17:40:13Z">
            <w:r w:rsidDel="00000000" w:rsidR="00000000" w:rsidRPr="00000000">
              <w:rPr>
                <w:rFonts w:ascii="Times New Roman" w:cs="Times New Roman" w:eastAsia="Times New Roman" w:hAnsi="Times New Roman"/>
                <w:rtl w:val="0"/>
              </w:rPr>
              <w:delText xml:space="preserve">I</w:delText>
            </w:r>
          </w:del>
        </w:sdtContent>
      </w:sdt>
      <w:sdt>
        <w:sdtPr>
          <w:tag w:val="goog_rdk_455"/>
        </w:sdtPr>
        <w:sdtContent>
          <w:ins w:author="Guillermo Navalón" w:id="217" w:date="2023-08-12T17:40:13Z">
            <w:r w:rsidDel="00000000" w:rsidR="00000000" w:rsidRPr="00000000">
              <w:rPr>
                <w:rFonts w:ascii="Times New Roman" w:cs="Times New Roman" w:eastAsia="Times New Roman" w:hAnsi="Times New Roman"/>
                <w:rtl w:val="0"/>
              </w:rPr>
              <w:t xml:space="preserve">i</w:t>
            </w:r>
          </w:ins>
        </w:sdtContent>
      </w:sdt>
      <w:r w:rsidDel="00000000" w:rsidR="00000000" w:rsidRPr="00000000">
        <w:rPr>
          <w:rFonts w:ascii="Times New Roman" w:cs="Times New Roman" w:eastAsia="Times New Roman" w:hAnsi="Times New Roman"/>
          <w:rtl w:val="0"/>
        </w:rPr>
        <w:t xml:space="preserve">n the environmental space defined by mean annual temperature and annual precipitation, we found some segregation between regions of low and high PD for birds and mammals, but </w:t>
      </w:r>
      <w:sdt>
        <w:sdtPr>
          <w:tag w:val="goog_rdk_456"/>
        </w:sdtPr>
        <w:sdtContent>
          <w:ins w:author="Guillermo Navalón" w:id="218" w:date="2023-08-12T17:40:28Z">
            <w:r w:rsidDel="00000000" w:rsidR="00000000" w:rsidRPr="00000000">
              <w:rPr>
                <w:rFonts w:ascii="Times New Roman" w:cs="Times New Roman" w:eastAsia="Times New Roman" w:hAnsi="Times New Roman"/>
                <w:rtl w:val="0"/>
              </w:rPr>
              <w:t xml:space="preserve">substantial </w:t>
            </w:r>
            <w:r w:rsidDel="00000000" w:rsidR="00000000" w:rsidRPr="00000000">
              <w:rPr>
                <w:rFonts w:ascii="Times New Roman" w:cs="Times New Roman" w:eastAsia="Times New Roman" w:hAnsi="Times New Roman"/>
                <w:rtl w:val="0"/>
              </w:rPr>
              <w:t xml:space="preserve">overlap for</w:t>
            </w:r>
            <w:sdt>
              <w:sdtPr>
                <w:tag w:val="goog_rdk_457"/>
              </w:sdtPr>
              <w:sdtContent>
                <w:del w:author="Guillermo Navalón" w:id="218" w:date="2023-08-12T17:40:28Z">
                  <w:r w:rsidDel="00000000" w:rsidR="00000000" w:rsidRPr="00000000">
                    <w:rPr>
                      <w:rFonts w:ascii="Times New Roman" w:cs="Times New Roman" w:eastAsia="Times New Roman" w:hAnsi="Times New Roman"/>
                      <w:rtl w:val="0"/>
                    </w:rPr>
                    <w:delText xml:space="preserve">overlap</w:delText>
                  </w:r>
                </w:del>
              </w:sdtContent>
            </w:sdt>
          </w:ins>
        </w:sdtContent>
      </w:sdt>
      <w:sdt>
        <w:sdtPr>
          <w:tag w:val="goog_rdk_458"/>
        </w:sdtPr>
        <w:sdtContent>
          <w:del w:author="Guillermo Navalón" w:id="218" w:date="2023-08-12T17:40:28Z">
            <w:r w:rsidDel="00000000" w:rsidR="00000000" w:rsidRPr="00000000">
              <w:rPr>
                <w:rFonts w:ascii="Times New Roman" w:cs="Times New Roman" w:eastAsia="Times New Roman" w:hAnsi="Times New Roman"/>
                <w:rtl w:val="0"/>
              </w:rPr>
              <w:delText xml:space="preserve">not for</w:delText>
            </w:r>
          </w:del>
        </w:sdtContent>
      </w:sdt>
      <w:r w:rsidDel="00000000" w:rsidR="00000000" w:rsidRPr="00000000">
        <w:rPr>
          <w:rFonts w:ascii="Times New Roman" w:cs="Times New Roman" w:eastAsia="Times New Roman" w:hAnsi="Times New Roman"/>
          <w:rtl w:val="0"/>
        </w:rPr>
        <w:t xml:space="preserve"> amphibians and squamates (Fig. 5). In both birds and mammals, </w:t>
      </w:r>
      <w:sdt>
        <w:sdtPr>
          <w:tag w:val="goog_rdk_459"/>
        </w:sdtPr>
        <w:sdtContent>
          <w:ins w:author="Guillermo Navalón" w:id="219" w:date="2023-08-12T17:40:50Z">
            <w:r w:rsidDel="00000000" w:rsidR="00000000" w:rsidRPr="00000000">
              <w:rPr>
                <w:rFonts w:ascii="Times New Roman" w:cs="Times New Roman" w:eastAsia="Times New Roman" w:hAnsi="Times New Roman"/>
                <w:rtl w:val="0"/>
              </w:rPr>
              <w:t xml:space="preserve">extremely </w:t>
            </w:r>
          </w:ins>
        </w:sdtContent>
      </w:sdt>
      <w:r w:rsidDel="00000000" w:rsidR="00000000" w:rsidRPr="00000000">
        <w:rPr>
          <w:rFonts w:ascii="Times New Roman" w:cs="Times New Roman" w:eastAsia="Times New Roman" w:hAnsi="Times New Roman"/>
          <w:rtl w:val="0"/>
        </w:rPr>
        <w:t xml:space="preserve">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w:t>
      </w:r>
      <w:sdt>
        <w:sdtPr>
          <w:tag w:val="goog_rdk_460"/>
        </w:sdtPr>
        <w:sdtContent>
          <w:ins w:author="Guillermo Navalón" w:id="220" w:date="2023-08-12T17:52:59Z">
            <w:r w:rsidDel="00000000" w:rsidR="00000000" w:rsidRPr="00000000">
              <w:rPr>
                <w:rFonts w:ascii="Times New Roman" w:cs="Times New Roman" w:eastAsia="Times New Roman" w:hAnsi="Times New Roman"/>
                <w:rtl w:val="0"/>
              </w:rPr>
              <w:t xml:space="preserve">However, highest residual PD regions for birds, unlike in mammals, are also found for regions with high precipitation and temperature (</w:t>
            </w:r>
            <w:r w:rsidDel="00000000" w:rsidR="00000000" w:rsidRPr="00000000">
              <w:rPr>
                <w:rFonts w:ascii="Times New Roman" w:cs="Times New Roman" w:eastAsia="Times New Roman" w:hAnsi="Times New Roman"/>
                <w:rtl w:val="0"/>
              </w:rPr>
              <w:t xml:space="preserve">i.e., tropical rainforest and savannah</w:t>
            </w:r>
            <w:r w:rsidDel="00000000" w:rsidR="00000000" w:rsidRPr="00000000">
              <w:rPr>
                <w:rFonts w:ascii="Times New Roman" w:cs="Times New Roman" w:eastAsia="Times New Roman" w:hAnsi="Times New Roman"/>
                <w:rtl w:val="0"/>
              </w:rPr>
              <w:t xml:space="preserve">). </w:t>
            </w:r>
          </w:ins>
        </w:sdtContent>
      </w:sdt>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and there is not an apparent segregation of high and low residual PD regions in neither of them (Supp. Figures 14 and 15), except perhaps for birds in the climate seasonality space, where high residual PD regions </w:t>
      </w:r>
      <w:sdt>
        <w:sdtPr>
          <w:tag w:val="goog_rdk_461"/>
        </w:sdtPr>
        <w:sdtContent>
          <w:ins w:author="Guillermo Navalón" w:id="221" w:date="2023-08-12T17:56:46Z">
            <w:r w:rsidDel="00000000" w:rsidR="00000000" w:rsidRPr="00000000">
              <w:rPr>
                <w:rFonts w:ascii="Times New Roman" w:cs="Times New Roman" w:eastAsia="Times New Roman" w:hAnsi="Times New Roman"/>
                <w:rtl w:val="0"/>
              </w:rPr>
              <w:t xml:space="preserve">tend</w:t>
            </w:r>
          </w:ins>
        </w:sdtContent>
      </w:sdt>
      <w:sdt>
        <w:sdtPr>
          <w:tag w:val="goog_rdk_462"/>
        </w:sdtPr>
        <w:sdtContent>
          <w:del w:author="Guillermo Navalón" w:id="221" w:date="2023-08-12T17:56:46Z">
            <w:r w:rsidDel="00000000" w:rsidR="00000000" w:rsidRPr="00000000">
              <w:rPr>
                <w:rFonts w:ascii="Times New Roman" w:cs="Times New Roman" w:eastAsia="Times New Roman" w:hAnsi="Times New Roman"/>
                <w:rtl w:val="0"/>
              </w:rPr>
              <w:delText xml:space="preserve">tends</w:delText>
            </w:r>
          </w:del>
        </w:sdtContent>
      </w:sdt>
      <w:r w:rsidDel="00000000" w:rsidR="00000000" w:rsidRPr="00000000">
        <w:rPr>
          <w:rFonts w:ascii="Times New Roman" w:cs="Times New Roman" w:eastAsia="Times New Roman" w:hAnsi="Times New Roman"/>
          <w:rtl w:val="0"/>
        </w:rPr>
        <w:t xml:space="preserve"> to be at lower temperature seasonality than regions of low residual PD (Supp. Fig. 14). Likewise, there is not an apparent latitudinal gradient in residual PD for any vertebrate clade, in contrast to species richness (Supp. Fig. 16). Notably, although there appears to be no clear relationship between richness and residual PD (which is expected given that richness and PD are highly correlated), for birds regions of high richness across different latitudinal bands coincide with low residual PD levels (Supp. Fig. 16). </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419600"/>
            <wp:effectExtent b="0" l="0" r="0" t="0"/>
            <wp:docPr id="7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highest (in red) and lowest (in blue) residual PD for each vertebrate clade. </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Title"/>
        <w:rPr>
          <w:rFonts w:ascii="Times New Roman" w:cs="Times New Roman" w:eastAsia="Times New Roman" w:hAnsi="Times New Roman"/>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5C">
      <w:pPr>
        <w:pStyle w:val="Title"/>
        <w:rPr>
          <w:rFonts w:ascii="Times New Roman" w:cs="Times New Roman" w:eastAsia="Times New Roman" w:hAnsi="Times New Roman"/>
        </w:rPr>
      </w:pPr>
      <w:bookmarkStart w:colFirst="0" w:colLast="0" w:name="_heading=h.g1levh1zlxu0" w:id="5"/>
      <w:bookmarkEnd w:id="5"/>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sdt>
      <w:sdtPr>
        <w:tag w:val="goog_rdk_478"/>
      </w:sdtPr>
      <w:sdtContent>
        <w:p w:rsidR="00000000" w:rsidDel="00000000" w:rsidP="00000000" w:rsidRDefault="00000000" w:rsidRPr="00000000" w14:paraId="0000005E">
          <w:pPr>
            <w:jc w:val="both"/>
            <w:rPr>
              <w:ins w:author="Guillermo Navalón" w:id="229" w:date="2023-08-13T13:17:31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phylogenetic metrics </w:t>
          </w:r>
          <w:sdt>
            <w:sdtPr>
              <w:tag w:val="goog_rdk_463"/>
            </w:sdtPr>
            <w:sdtContent>
              <w:ins w:author="Guillermo Navalón" w:id="222" w:date="2023-08-12T19:45:11Z">
                <w:r w:rsidDel="00000000" w:rsidR="00000000" w:rsidRPr="00000000">
                  <w:rPr>
                    <w:rFonts w:ascii="Times New Roman" w:cs="Times New Roman" w:eastAsia="Times New Roman" w:hAnsi="Times New Roman"/>
                    <w:rtl w:val="0"/>
                  </w:rPr>
                  <w:t xml:space="preserve">with</w:t>
                </w:r>
              </w:ins>
            </w:sdtContent>
          </w:sdt>
          <w:sdt>
            <w:sdtPr>
              <w:tag w:val="goog_rdk_464"/>
            </w:sdtPr>
            <w:sdtContent>
              <w:del w:author="Guillermo Navalón" w:id="222" w:date="2023-08-12T19:45:11Z">
                <w:r w:rsidDel="00000000" w:rsidR="00000000" w:rsidRPr="00000000">
                  <w:rPr>
                    <w:rFonts w:ascii="Times New Roman" w:cs="Times New Roman" w:eastAsia="Times New Roman" w:hAnsi="Times New Roman"/>
                    <w:rtl w:val="0"/>
                  </w:rPr>
                  <w:delText xml:space="preserve">in</w:delText>
                </w:r>
              </w:del>
            </w:sdtContent>
          </w:sdt>
          <w:r w:rsidDel="00000000" w:rsidR="00000000" w:rsidRPr="00000000">
            <w:rPr>
              <w:rFonts w:ascii="Times New Roman" w:cs="Times New Roman" w:eastAsia="Times New Roman" w:hAnsi="Times New Roman"/>
              <w:rtl w:val="0"/>
            </w:rPr>
            <w:t xml:space="preserve"> the analysis of </w:t>
          </w:r>
          <w:sdt>
            <w:sdtPr>
              <w:tag w:val="goog_rdk_465"/>
            </w:sdtPr>
            <w:sdtContent>
              <w:ins w:author="Guillermo Navalón" w:id="223" w:date="2023-08-12T17:57:41Z">
                <w:r w:rsidDel="00000000" w:rsidR="00000000" w:rsidRPr="00000000">
                  <w:rPr>
                    <w:rFonts w:ascii="Times New Roman" w:cs="Times New Roman" w:eastAsia="Times New Roman" w:hAnsi="Times New Roman"/>
                    <w:rtl w:val="0"/>
                  </w:rPr>
                  <w:t xml:space="preserve">global geographic patterns of </w:t>
                </w:r>
              </w:ins>
            </w:sdtContent>
          </w:sdt>
          <w:r w:rsidDel="00000000" w:rsidR="00000000" w:rsidRPr="00000000">
            <w:rPr>
              <w:rFonts w:ascii="Times New Roman" w:cs="Times New Roman" w:eastAsia="Times New Roman" w:hAnsi="Times New Roman"/>
              <w:rtl w:val="0"/>
            </w:rPr>
            <w:t xml:space="preserve">diversity</w:t>
          </w:r>
          <w:sdt>
            <w:sdtPr>
              <w:tag w:val="goog_rdk_466"/>
            </w:sdtPr>
            <w:sdtContent>
              <w:ins w:author="Guillermo Navalón" w:id="224" w:date="2023-08-12T18:02:41Z">
                <w:r w:rsidDel="00000000" w:rsidR="00000000" w:rsidRPr="00000000">
                  <w:rPr>
                    <w:rFonts w:ascii="Times New Roman" w:cs="Times New Roman" w:eastAsia="Times New Roman" w:hAnsi="Times New Roman"/>
                    <w:rtl w:val="0"/>
                  </w:rPr>
                  <w:t xml:space="preserve"> in amniotes</w:t>
                </w:r>
              </w:ins>
            </w:sdtContent>
          </w:sdt>
          <w:r w:rsidDel="00000000" w:rsidR="00000000" w:rsidRPr="00000000">
            <w:rPr>
              <w:rFonts w:ascii="Times New Roman" w:cs="Times New Roman" w:eastAsia="Times New Roman" w:hAnsi="Times New Roman"/>
              <w:rtl w:val="0"/>
            </w:rPr>
            <w:t xml:space="preserve"> </w:t>
          </w:r>
          <w:sdt>
            <w:sdtPr>
              <w:tag w:val="goog_rdk_467"/>
            </w:sdtPr>
            <w:sdtContent>
              <w:ins w:author="Guillermo Navalón" w:id="225" w:date="2023-08-12T17:57:49Z">
                <w:r w:rsidDel="00000000" w:rsidR="00000000" w:rsidRPr="00000000">
                  <w:rPr>
                    <w:rFonts w:ascii="Times New Roman" w:cs="Times New Roman" w:eastAsia="Times New Roman" w:hAnsi="Times New Roman"/>
                    <w:rtl w:val="0"/>
                  </w:rPr>
                  <w:t xml:space="preserve">enables </w:t>
                </w:r>
              </w:ins>
            </w:sdtContent>
          </w:sdt>
          <w:sdt>
            <w:sdtPr>
              <w:tag w:val="goog_rdk_468"/>
            </w:sdtPr>
            <w:sdtContent>
              <w:del w:author="Guillermo Navalón" w:id="225" w:date="2023-08-12T17:57:49Z">
                <w:r w:rsidDel="00000000" w:rsidR="00000000" w:rsidRPr="00000000">
                  <w:rPr>
                    <w:rFonts w:ascii="Times New Roman" w:cs="Times New Roman" w:eastAsia="Times New Roman" w:hAnsi="Times New Roman"/>
                    <w:rtl w:val="0"/>
                  </w:rPr>
                  <w:delText xml:space="preserve">allows for</w:delText>
                </w:r>
              </w:del>
            </w:sdtContent>
          </w:sdt>
          <w:r w:rsidDel="00000000" w:rsidR="00000000" w:rsidRPr="00000000">
            <w:rPr>
              <w:rFonts w:ascii="Times New Roman" w:cs="Times New Roman" w:eastAsia="Times New Roman" w:hAnsi="Times New Roman"/>
              <w:rtl w:val="0"/>
            </w:rPr>
            <w:t xml:space="preserve"> a </w:t>
          </w:r>
          <w:sdt>
            <w:sdtPr>
              <w:tag w:val="goog_rdk_469"/>
            </w:sdtPr>
            <w:sdtContent>
              <w:ins w:author="Guillermo Navalón" w:id="226" w:date="2023-08-12T17:58:15Z">
                <w:r w:rsidDel="00000000" w:rsidR="00000000" w:rsidRPr="00000000">
                  <w:rPr>
                    <w:rFonts w:ascii="Times New Roman" w:cs="Times New Roman" w:eastAsia="Times New Roman" w:hAnsi="Times New Roman"/>
                    <w:rtl w:val="0"/>
                  </w:rPr>
                  <w:t xml:space="preserve">more holistic approach</w:t>
                </w:r>
              </w:ins>
            </w:sdtContent>
          </w:sdt>
          <w:sdt>
            <w:sdtPr>
              <w:tag w:val="goog_rdk_470"/>
            </w:sdtPr>
            <w:sdtContent>
              <w:del w:author="Guillermo Navalón" w:id="226" w:date="2023-08-12T17:58:15Z">
                <w:r w:rsidDel="00000000" w:rsidR="00000000" w:rsidRPr="00000000">
                  <w:rPr>
                    <w:rFonts w:ascii="Times New Roman" w:cs="Times New Roman" w:eastAsia="Times New Roman" w:hAnsi="Times New Roman"/>
                    <w:rtl w:val="0"/>
                  </w:rPr>
                  <w:delText xml:space="preserve">more informed </w:delText>
                </w:r>
              </w:del>
            </w:sdtContent>
          </w:sdt>
          <w:sdt>
            <w:sdtPr>
              <w:tag w:val="goog_rdk_471"/>
            </w:sdtPr>
            <w:sdtContent>
              <w:ins w:author="Guillermo Navalón" w:id="226" w:date="2023-08-12T17:58:15Z">
                <w:r w:rsidDel="00000000" w:rsidR="00000000" w:rsidRPr="00000000">
                  <w:rPr>
                    <w:rFonts w:ascii="Times New Roman" w:cs="Times New Roman" w:eastAsia="Times New Roman" w:hAnsi="Times New Roman"/>
                    <w:rtl w:val="0"/>
                  </w:rPr>
                  <w:t xml:space="preserve"> to exploring</w:t>
                </w:r>
                <w:sdt>
                  <w:sdtPr>
                    <w:tag w:val="goog_rdk_472"/>
                  </w:sdtPr>
                  <w:sdtContent>
                    <w:del w:author="Guillermo Navalón" w:id="226" w:date="2023-08-12T17:58:15Z">
                      <w:r w:rsidDel="00000000" w:rsidR="00000000" w:rsidRPr="00000000">
                        <w:rPr>
                          <w:rFonts w:ascii="Times New Roman" w:cs="Times New Roman" w:eastAsia="Times New Roman" w:hAnsi="Times New Roman"/>
                          <w:rtl w:val="0"/>
                        </w:rPr>
                        <w:delText xml:space="preserve">our </w:delText>
                      </w:r>
                    </w:del>
                  </w:sdtContent>
                </w:sdt>
              </w:ins>
            </w:sdtContent>
          </w:sdt>
          <w:sdt>
            <w:sdtPr>
              <w:tag w:val="goog_rdk_473"/>
            </w:sdtPr>
            <w:sdtContent>
              <w:del w:author="Guillermo Navalón" w:id="226" w:date="2023-08-12T17:58:15Z">
                <w:r w:rsidDel="00000000" w:rsidR="00000000" w:rsidRPr="00000000">
                  <w:rPr>
                    <w:rFonts w:ascii="Times New Roman" w:cs="Times New Roman" w:eastAsia="Times New Roman" w:hAnsi="Times New Roman"/>
                    <w:rtl w:val="0"/>
                  </w:rPr>
                  <w:delText xml:space="preserve">understanding of </w:delText>
                </w:r>
              </w:del>
            </w:sdtContent>
          </w:sdt>
          <w:sdt>
            <w:sdtPr>
              <w:tag w:val="goog_rdk_474"/>
            </w:sdtPr>
            <w:sdtContent>
              <w:ins w:author="Guillermo Navalón" w:id="226" w:date="2023-08-12T17:58:15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the evolutionary and ecological processes underlying current spatial patterns of biodiversity. Here we addressed the </w:t>
          </w:r>
          <w:sdt>
            <w:sdtPr>
              <w:tag w:val="goog_rdk_475"/>
            </w:sdtPr>
            <w:sdtContent>
              <w:ins w:author="Guillermo Navalón" w:id="227" w:date="2023-08-13T13:34:34Z">
                <w:r w:rsidDel="00000000" w:rsidR="00000000" w:rsidRPr="00000000">
                  <w:rPr>
                    <w:rFonts w:ascii="Times New Roman" w:cs="Times New Roman" w:eastAsia="Times New Roman" w:hAnsi="Times New Roman"/>
                    <w:rtl w:val="0"/>
                  </w:rPr>
                  <w:t xml:space="preserve">global </w:t>
                </w:r>
              </w:ins>
            </w:sdtContent>
          </w:sdt>
          <w:r w:rsidDel="00000000" w:rsidR="00000000" w:rsidRPr="00000000">
            <w:rPr>
              <w:rFonts w:ascii="Times New Roman" w:cs="Times New Roman" w:eastAsia="Times New Roman" w:hAnsi="Times New Roman"/>
              <w:rtl w:val="0"/>
            </w:rPr>
            <w:t xml:space="preserve">geographic distribution of richness-corrected phylogenetic diversity (residual PD) for four major </w:t>
          </w:r>
          <w:sdt>
            <w:sdtPr>
              <w:tag w:val="goog_rdk_476"/>
            </w:sdtPr>
            <w:sdtContent>
              <w:ins w:author="Guillermo Navalón" w:id="228" w:date="2023-08-12T19:46:16Z">
                <w:r w:rsidDel="00000000" w:rsidR="00000000" w:rsidRPr="00000000">
                  <w:rPr>
                    <w:rFonts w:ascii="Times New Roman" w:cs="Times New Roman" w:eastAsia="Times New Roman" w:hAnsi="Times New Roman"/>
                    <w:rtl w:val="0"/>
                  </w:rPr>
                  <w:t xml:space="preserve">terrestrial </w:t>
                </w:r>
              </w:ins>
            </w:sdtContent>
          </w:sdt>
          <w:r w:rsidDel="00000000" w:rsidR="00000000" w:rsidRPr="00000000">
            <w:rPr>
              <w:rFonts w:ascii="Times New Roman" w:cs="Times New Roman" w:eastAsia="Times New Roman" w:hAnsi="Times New Roman"/>
              <w:rtl w:val="0"/>
            </w:rPr>
            <w:t xml:space="preserve">vertebrate clades (amphibians, birds, mammals, and squamates)</w:t>
          </w:r>
          <w:sdt>
            <w:sdtPr>
              <w:tag w:val="goog_rdk_477"/>
            </w:sdtPr>
            <w:sdtContent>
              <w:ins w:author="Guillermo Navalón" w:id="229" w:date="2023-08-13T13:17:31Z">
                <w:r w:rsidDel="00000000" w:rsidR="00000000" w:rsidRPr="00000000">
                  <w:rPr>
                    <w:rFonts w:ascii="Times New Roman" w:cs="Times New Roman" w:eastAsia="Times New Roman" w:hAnsi="Times New Roman"/>
                    <w:rtl w:val="0"/>
                  </w:rPr>
                  <w:t xml:space="preserve">. </w:t>
                </w:r>
              </w:ins>
            </w:sdtContent>
          </w:sdt>
        </w:p>
      </w:sdtContent>
    </w:sdt>
    <w:p w:rsidR="00000000" w:rsidDel="00000000" w:rsidP="00000000" w:rsidRDefault="00000000" w:rsidRPr="00000000" w14:paraId="0000005F">
      <w:pPr>
        <w:jc w:val="both"/>
        <w:rPr>
          <w:rFonts w:ascii="Times New Roman" w:cs="Times New Roman" w:eastAsia="Times New Roman" w:hAnsi="Times New Roman"/>
        </w:rPr>
      </w:pPr>
      <w:sdt>
        <w:sdtPr>
          <w:tag w:val="goog_rdk_479"/>
        </w:sdtPr>
        <w:sdtContent>
          <w:ins w:author="Guillermo Navalón" w:id="229" w:date="2023-08-13T13:17:31Z">
            <w:r w:rsidDel="00000000" w:rsidR="00000000" w:rsidRPr="00000000">
              <w:rPr>
                <w:rFonts w:ascii="Times New Roman" w:cs="Times New Roman" w:eastAsia="Times New Roman" w:hAnsi="Times New Roman"/>
                <w:rtl w:val="0"/>
              </w:rPr>
              <w:t xml:space="preserve">We </w:t>
            </w:r>
          </w:ins>
        </w:sdtContent>
      </w:sdt>
      <w:sdt>
        <w:sdtPr>
          <w:tag w:val="goog_rdk_480"/>
        </w:sdtPr>
        <w:sdtContent>
          <w:del w:author="Guillermo Navalón" w:id="229" w:date="2023-08-13T13:17:31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Fonts w:ascii="Times New Roman" w:cs="Times New Roman" w:eastAsia="Times New Roman" w:hAnsi="Times New Roman"/>
          <w:rtl w:val="0"/>
        </w:rPr>
        <w:t xml:space="preserve"> identif</w:t>
      </w:r>
      <w:sdt>
        <w:sdtPr>
          <w:tag w:val="goog_rdk_481"/>
        </w:sdtPr>
        <w:sdtContent>
          <w:ins w:author="Guillermo Navalón" w:id="230" w:date="2023-08-13T13:17:36Z">
            <w:r w:rsidDel="00000000" w:rsidR="00000000" w:rsidRPr="00000000">
              <w:rPr>
                <w:rFonts w:ascii="Times New Roman" w:cs="Times New Roman" w:eastAsia="Times New Roman" w:hAnsi="Times New Roman"/>
                <w:rtl w:val="0"/>
              </w:rPr>
              <w:t xml:space="preserve">ied</w:t>
            </w:r>
          </w:ins>
        </w:sdtContent>
      </w:sdt>
      <w:sdt>
        <w:sdtPr>
          <w:tag w:val="goog_rdk_482"/>
        </w:sdtPr>
        <w:sdtContent>
          <w:del w:author="Guillermo Navalón" w:id="230" w:date="2023-08-13T13:17:36Z">
            <w:r w:rsidDel="00000000" w:rsidR="00000000" w:rsidRPr="00000000">
              <w:rPr>
                <w:rFonts w:ascii="Times New Roman" w:cs="Times New Roman" w:eastAsia="Times New Roman" w:hAnsi="Times New Roman"/>
                <w:rtl w:val="0"/>
              </w:rPr>
              <w:delText xml:space="preserve">ying</w:delText>
            </w:r>
          </w:del>
        </w:sdtContent>
      </w:sdt>
      <w:r w:rsidDel="00000000" w:rsidR="00000000" w:rsidRPr="00000000">
        <w:rPr>
          <w:rFonts w:ascii="Times New Roman" w:cs="Times New Roman" w:eastAsia="Times New Roman" w:hAnsi="Times New Roman"/>
          <w:rtl w:val="0"/>
        </w:rPr>
        <w:t xml:space="preserve"> the areas of greatest concentration of high and low residual PD and </w:t>
      </w:r>
      <w:sdt>
        <w:sdtPr>
          <w:tag w:val="goog_rdk_483"/>
        </w:sdtPr>
        <w:sdtContent>
          <w:del w:author="Guillermo Navalón" w:id="231" w:date="2023-08-13T13:17:59Z">
            <w:r w:rsidDel="00000000" w:rsidR="00000000" w:rsidRPr="00000000">
              <w:rPr>
                <w:rFonts w:ascii="Times New Roman" w:cs="Times New Roman" w:eastAsia="Times New Roman" w:hAnsi="Times New Roman"/>
                <w:rtl w:val="0"/>
              </w:rPr>
              <w:delText xml:space="preserve">f</w:delText>
            </w:r>
          </w:del>
        </w:sdtContent>
      </w:sdt>
      <w:sdt>
        <w:sdtPr>
          <w:tag w:val="goog_rdk_484"/>
        </w:sdtPr>
        <w:sdtContent>
          <w:ins w:author="Guillermo Navalón" w:id="231" w:date="2023-08-13T13:17:59Z">
            <w:r w:rsidDel="00000000" w:rsidR="00000000" w:rsidRPr="00000000">
              <w:rPr>
                <w:rFonts w:ascii="Times New Roman" w:cs="Times New Roman" w:eastAsia="Times New Roman" w:hAnsi="Times New Roman"/>
                <w:rtl w:val="0"/>
              </w:rPr>
              <w:t xml:space="preserve">fo</w:t>
            </w:r>
          </w:ins>
        </w:sdtContent>
      </w:sdt>
      <w:sdt>
        <w:sdtPr>
          <w:tag w:val="goog_rdk_485"/>
        </w:sdtPr>
        <w:sdtContent>
          <w:ins w:author="Guillermo Navalón" w:id="232" w:date="2023-08-13T13:17:56Z">
            <w:r w:rsidDel="00000000" w:rsidR="00000000" w:rsidRPr="00000000">
              <w:rPr>
                <w:rFonts w:ascii="Times New Roman" w:cs="Times New Roman" w:eastAsia="Times New Roman" w:hAnsi="Times New Roman"/>
                <w:rtl w:val="0"/>
              </w:rPr>
              <w:t xml:space="preserve">und</w:t>
            </w:r>
          </w:ins>
        </w:sdtContent>
      </w:sdt>
      <w:sdt>
        <w:sdtPr>
          <w:tag w:val="goog_rdk_486"/>
        </w:sdtPr>
        <w:sdtContent>
          <w:del w:author="Guillermo Navalón" w:id="232" w:date="2023-08-13T13:17:56Z">
            <w:r w:rsidDel="00000000" w:rsidR="00000000" w:rsidRPr="00000000">
              <w:rPr>
                <w:rFonts w:ascii="Times New Roman" w:cs="Times New Roman" w:eastAsia="Times New Roman" w:hAnsi="Times New Roman"/>
                <w:rtl w:val="0"/>
              </w:rPr>
              <w:delText xml:space="preserve">i</w:delText>
            </w:r>
          </w:del>
        </w:sdtContent>
      </w:sdt>
      <w:sdt>
        <w:sdtPr>
          <w:tag w:val="goog_rdk_487"/>
        </w:sdtPr>
        <w:sdtContent>
          <w:del w:author="Guillermo Navalón" w:id="231" w:date="2023-08-13T13:17:59Z">
            <w:r w:rsidDel="00000000" w:rsidR="00000000" w:rsidRPr="00000000">
              <w:rPr>
                <w:rFonts w:ascii="Times New Roman" w:cs="Times New Roman" w:eastAsia="Times New Roman" w:hAnsi="Times New Roman"/>
                <w:rtl w:val="0"/>
              </w:rPr>
              <w:delText xml:space="preserve">nd</w:delText>
            </w:r>
          </w:del>
        </w:sdtContent>
      </w:sdt>
      <w:sdt>
        <w:sdtPr>
          <w:tag w:val="goog_rdk_488"/>
        </w:sdtPr>
        <w:sdtContent>
          <w:ins w:author="Guillermo Navalón" w:id="232" w:date="2023-08-13T13:17:56Z">
            <w:sdt>
              <w:sdtPr>
                <w:tag w:val="goog_rdk_489"/>
              </w:sdtPr>
              <w:sdtContent>
                <w:del w:author="Guillermo Navalón" w:id="231" w:date="2023-08-13T13:17:59Z">
                  <w:r w:rsidDel="00000000" w:rsidR="00000000" w:rsidRPr="00000000">
                    <w:rPr>
                      <w:rFonts w:ascii="Times New Roman" w:cs="Times New Roman" w:eastAsia="Times New Roman" w:hAnsi="Times New Roman"/>
                      <w:rtl w:val="0"/>
                    </w:rPr>
                    <w:delText xml:space="preserve">i</w:delText>
                  </w:r>
                </w:del>
              </w:sdtContent>
            </w:sdt>
          </w:ins>
        </w:sdtContent>
      </w:sdt>
      <w:sdt>
        <w:sdtPr>
          <w:tag w:val="goog_rdk_490"/>
        </w:sdtPr>
        <w:sdtContent>
          <w:del w:author="Guillermo Navalón" w:id="231" w:date="2023-08-13T13:17:59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w:t>
      </w:r>
      <w:sdt>
        <w:sdtPr>
          <w:tag w:val="goog_rdk_491"/>
        </w:sdtPr>
        <w:sdtContent>
          <w:ins w:author="Guillermo Navalón" w:id="233" w:date="2023-08-13T13:42:58Z">
            <w:r w:rsidDel="00000000" w:rsidR="00000000" w:rsidRPr="00000000">
              <w:rPr>
                <w:rFonts w:ascii="Times New Roman" w:cs="Times New Roman" w:eastAsia="Times New Roman" w:hAnsi="Times New Roman"/>
                <w:rtl w:val="0"/>
              </w:rPr>
              <w:t xml:space="preserve">entire regions with </w:t>
            </w:r>
          </w:ins>
        </w:sdtContent>
      </w:sdt>
      <w:r w:rsidDel="00000000" w:rsidR="00000000" w:rsidRPr="00000000">
        <w:rPr>
          <w:rFonts w:ascii="Times New Roman" w:cs="Times New Roman" w:eastAsia="Times New Roman" w:hAnsi="Times New Roman"/>
          <w:rtl w:val="0"/>
        </w:rPr>
        <w:t xml:space="preserve">consistently low </w:t>
      </w:r>
      <w:sdt>
        <w:sdtPr>
          <w:tag w:val="goog_rdk_492"/>
        </w:sdtPr>
        <w:sdtContent>
          <w:del w:author="Guillermo Navalón" w:id="234" w:date="2023-08-13T13:43:17Z">
            <w:r w:rsidDel="00000000" w:rsidR="00000000" w:rsidRPr="00000000">
              <w:rPr>
                <w:rFonts w:ascii="Times New Roman" w:cs="Times New Roman" w:eastAsia="Times New Roman" w:hAnsi="Times New Roman"/>
                <w:rtl w:val="0"/>
              </w:rPr>
              <w:delText xml:space="preserve">levels </w:delText>
            </w:r>
          </w:del>
        </w:sdtContent>
      </w:sdt>
      <w:r w:rsidDel="00000000" w:rsidR="00000000" w:rsidRPr="00000000">
        <w:rPr>
          <w:rFonts w:ascii="Times New Roman" w:cs="Times New Roman" w:eastAsia="Times New Roman" w:hAnsi="Times New Roman"/>
          <w:rtl w:val="0"/>
        </w:rPr>
        <w:t xml:space="preserve">(more closely related species than predicted by </w:t>
      </w:r>
      <w:sdt>
        <w:sdtPr>
          <w:tag w:val="goog_rdk_493"/>
        </w:sdtPr>
        <w:sdtContent>
          <w:ins w:author="Guillermo Navalón" w:id="235" w:date="2023-08-12T19:46:42Z">
            <w:r w:rsidDel="00000000" w:rsidR="00000000" w:rsidRPr="00000000">
              <w:rPr>
                <w:rFonts w:ascii="Times New Roman" w:cs="Times New Roman" w:eastAsia="Times New Roman" w:hAnsi="Times New Roman"/>
                <w:rtl w:val="0"/>
              </w:rPr>
              <w:t xml:space="preserve">their </w:t>
            </w:r>
            <w:r w:rsidDel="00000000" w:rsidR="00000000" w:rsidRPr="00000000">
              <w:rPr>
                <w:rFonts w:ascii="Times New Roman" w:cs="Times New Roman" w:eastAsia="Times New Roman" w:hAnsi="Times New Roman"/>
                <w:rtl w:val="0"/>
              </w:rPr>
              <w:t xml:space="preserve">species </w:t>
            </w:r>
            <w:r w:rsidDel="00000000" w:rsidR="00000000" w:rsidRPr="00000000">
              <w:rPr>
                <w:rFonts w:ascii="Times New Roman" w:cs="Times New Roman" w:eastAsia="Times New Roman" w:hAnsi="Times New Roman"/>
                <w:rtl w:val="0"/>
              </w:rPr>
              <w:t xml:space="preserve">assemblage </w:t>
            </w:r>
          </w:ins>
        </w:sdtContent>
      </w:sdt>
      <w:r w:rsidDel="00000000" w:rsidR="00000000" w:rsidRPr="00000000">
        <w:rPr>
          <w:rFonts w:ascii="Times New Roman" w:cs="Times New Roman" w:eastAsia="Times New Roman" w:hAnsi="Times New Roman"/>
          <w:rtl w:val="0"/>
        </w:rPr>
        <w:t xml:space="preserve">richness)</w:t>
      </w:r>
      <w:sdt>
        <w:sdtPr>
          <w:tag w:val="goog_rdk_494"/>
        </w:sdtPr>
        <w:sdtContent>
          <w:commentRangeStart w:id="29"/>
        </w:sdtContent>
      </w:sdt>
      <w:r w:rsidDel="00000000" w:rsidR="00000000" w:rsidRPr="00000000">
        <w:rPr>
          <w:rFonts w:ascii="Times New Roman" w:cs="Times New Roman" w:eastAsia="Times New Roman" w:hAnsi="Times New Roman"/>
          <w:rtl w:val="0"/>
        </w:rPr>
        <w:t xml:space="preserve"> </w:t>
      </w:r>
      <w:sdt>
        <w:sdtPr>
          <w:tag w:val="goog_rdk_495"/>
        </w:sdtPr>
        <w:sdtContent>
          <w:del w:author="Guillermo Navalón" w:id="236" w:date="2023-08-13T13:43:07Z">
            <w:r w:rsidDel="00000000" w:rsidR="00000000" w:rsidRPr="00000000">
              <w:rPr>
                <w:rFonts w:ascii="Times New Roman" w:cs="Times New Roman" w:eastAsia="Times New Roman" w:hAnsi="Times New Roman"/>
                <w:rtl w:val="0"/>
              </w:rPr>
              <w:delText xml:space="preserve">in America</w:delText>
            </w:r>
            <w:commentRangeEnd w:id="29"/>
            <w:r w:rsidDel="00000000" w:rsidR="00000000" w:rsidRPr="00000000">
              <w:commentReference w:id="29"/>
            </w:r>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and high levels (more distantly related species</w:t>
      </w:r>
      <w:sdt>
        <w:sdtPr>
          <w:tag w:val="goog_rdk_496"/>
        </w:sdtPr>
        <w:sdtContent>
          <w:ins w:author="Guillermo Navalón" w:id="237" w:date="2023-08-13T13:16:42Z">
            <w:r w:rsidDel="00000000" w:rsidR="00000000" w:rsidRPr="00000000">
              <w:rPr>
                <w:rFonts w:ascii="Times New Roman" w:cs="Times New Roman" w:eastAsia="Times New Roman" w:hAnsi="Times New Roman"/>
                <w:rtl w:val="0"/>
              </w:rPr>
              <w:t xml:space="preserve"> than predicted</w:t>
            </w:r>
          </w:ins>
        </w:sdtContent>
      </w:sdt>
      <w:r w:rsidDel="00000000" w:rsidR="00000000" w:rsidRPr="00000000">
        <w:rPr>
          <w:rFonts w:ascii="Times New Roman" w:cs="Times New Roman" w:eastAsia="Times New Roman" w:hAnsi="Times New Roman"/>
          <w:rtl w:val="0"/>
        </w:rPr>
        <w:t xml:space="preserve">) </w:t>
      </w:r>
      <w:sdt>
        <w:sdtPr>
          <w:tag w:val="goog_rdk_497"/>
        </w:sdtPr>
        <w:sdtContent>
          <w:del w:author="Guillermo Navalón" w:id="238" w:date="2023-08-13T13:43:26Z">
            <w:r w:rsidDel="00000000" w:rsidR="00000000" w:rsidRPr="00000000">
              <w:rPr>
                <w:rFonts w:ascii="Times New Roman" w:cs="Times New Roman" w:eastAsia="Times New Roman" w:hAnsi="Times New Roman"/>
                <w:rtl w:val="0"/>
              </w:rPr>
              <w:delText xml:space="preserve">in Africa </w:delText>
            </w:r>
          </w:del>
        </w:sdtContent>
      </w:sdt>
      <w:r w:rsidDel="00000000" w:rsidR="00000000" w:rsidRPr="00000000">
        <w:rPr>
          <w:rFonts w:ascii="Times New Roman" w:cs="Times New Roman" w:eastAsia="Times New Roman" w:hAnsi="Times New Roman"/>
          <w:rtl w:val="0"/>
        </w:rPr>
        <w:t xml:space="preserve">for all </w:t>
      </w:r>
      <w:sdt>
        <w:sdtPr>
          <w:tag w:val="goog_rdk_498"/>
        </w:sdtPr>
        <w:sdtContent>
          <w:ins w:author="Guillermo Navalón" w:id="239" w:date="2023-08-13T13:17:19Z">
            <w:r w:rsidDel="00000000" w:rsidR="00000000" w:rsidRPr="00000000">
              <w:rPr>
                <w:rFonts w:ascii="Times New Roman" w:cs="Times New Roman" w:eastAsia="Times New Roman" w:hAnsi="Times New Roman"/>
                <w:rtl w:val="0"/>
              </w:rPr>
              <w:t xml:space="preserve">four </w:t>
            </w:r>
          </w:ins>
        </w:sdtContent>
      </w:sdt>
      <w:r w:rsidDel="00000000" w:rsidR="00000000" w:rsidRPr="00000000">
        <w:rPr>
          <w:rFonts w:ascii="Times New Roman" w:cs="Times New Roman" w:eastAsia="Times New Roman" w:hAnsi="Times New Roman"/>
          <w:rtl w:val="0"/>
        </w:rPr>
        <w:t xml:space="preserve">groups (Fig. 2). Further</w:t>
      </w:r>
      <w:sdt>
        <w:sdtPr>
          <w:tag w:val="goog_rdk_499"/>
        </w:sdtPr>
        <w:sdtContent>
          <w:ins w:author="Guillermo Navalón" w:id="240" w:date="2023-08-13T13:41:02Z">
            <w:r w:rsidDel="00000000" w:rsidR="00000000" w:rsidRPr="00000000">
              <w:rPr>
                <w:rFonts w:ascii="Times New Roman" w:cs="Times New Roman" w:eastAsia="Times New Roman" w:hAnsi="Times New Roman"/>
                <w:rtl w:val="0"/>
              </w:rPr>
              <w:t xml:space="preserve">more</w:t>
            </w:r>
          </w:ins>
        </w:sdtContent>
      </w:sdt>
      <w:r w:rsidDel="00000000" w:rsidR="00000000" w:rsidRPr="00000000">
        <w:rPr>
          <w:rFonts w:ascii="Times New Roman" w:cs="Times New Roman" w:eastAsia="Times New Roman" w:hAnsi="Times New Roman"/>
          <w:rtl w:val="0"/>
        </w:rPr>
        <w:t xml:space="preserve">, we found a negative but weak relationship of recent speciation rates with residual PD (Figs. 3 and 4), indicating some role, though limited, of recent speciation</w:t>
      </w:r>
      <w:sdt>
        <w:sdtPr>
          <w:tag w:val="goog_rdk_500"/>
        </w:sdtPr>
        <w:sdtContent>
          <w:ins w:author="Guillermo Navalón" w:id="241" w:date="2023-08-13T13:18:30Z">
            <w:r w:rsidDel="00000000" w:rsidR="00000000" w:rsidRPr="00000000">
              <w:rPr>
                <w:rFonts w:ascii="Times New Roman" w:cs="Times New Roman" w:eastAsia="Times New Roman" w:hAnsi="Times New Roman"/>
                <w:rtl w:val="0"/>
              </w:rPr>
              <w:t xml:space="preserve"> events</w:t>
            </w:r>
          </w:ins>
        </w:sdtContent>
      </w:sdt>
      <w:r w:rsidDel="00000000" w:rsidR="00000000" w:rsidRPr="00000000">
        <w:rPr>
          <w:rFonts w:ascii="Times New Roman" w:cs="Times New Roman" w:eastAsia="Times New Roman" w:hAnsi="Times New Roman"/>
          <w:rtl w:val="0"/>
        </w:rPr>
        <w:t xml:space="preserve"> in generating </w:t>
      </w:r>
      <w:sdt>
        <w:sdtPr>
          <w:tag w:val="goog_rdk_501"/>
        </w:sdtPr>
        <w:sdtContent>
          <w:ins w:author="Guillermo Navalón" w:id="242" w:date="2023-08-13T13:18:37Z">
            <w:r w:rsidDel="00000000" w:rsidR="00000000" w:rsidRPr="00000000">
              <w:rPr>
                <w:rFonts w:ascii="Times New Roman" w:cs="Times New Roman" w:eastAsia="Times New Roman" w:hAnsi="Times New Roman"/>
                <w:rtl w:val="0"/>
              </w:rPr>
              <w:t xml:space="preserve">global </w:t>
            </w:r>
          </w:ins>
        </w:sdtContent>
      </w:sdt>
      <w:sdt>
        <w:sdtPr>
          <w:tag w:val="goog_rdk_502"/>
        </w:sdtPr>
        <w:sdtContent>
          <w:del w:author="Guillermo Navalón" w:id="242" w:date="2023-08-13T13:18:37Z">
            <w:r w:rsidDel="00000000" w:rsidR="00000000" w:rsidRPr="00000000">
              <w:rPr>
                <w:rFonts w:ascii="Times New Roman" w:cs="Times New Roman" w:eastAsia="Times New Roman" w:hAnsi="Times New Roman"/>
                <w:rtl w:val="0"/>
              </w:rPr>
              <w:delText xml:space="preserve">this </w:delText>
            </w:r>
          </w:del>
        </w:sdtContent>
      </w:sdt>
      <w:sdt>
        <w:sdtPr>
          <w:tag w:val="goog_rdk_503"/>
        </w:sdtPr>
        <w:sdtContent>
          <w:ins w:author="Guillermo Navalón" w:id="242" w:date="2023-08-13T13:18:37Z">
            <w:r w:rsidDel="00000000" w:rsidR="00000000" w:rsidRPr="00000000">
              <w:rPr>
                <w:rFonts w:ascii="Times New Roman" w:cs="Times New Roman" w:eastAsia="Times New Roman" w:hAnsi="Times New Roman"/>
                <w:rtl w:val="0"/>
              </w:rPr>
              <w:t xml:space="preserve">biogeographic </w:t>
            </w:r>
          </w:ins>
        </w:sdtContent>
      </w:sdt>
      <w:r w:rsidDel="00000000" w:rsidR="00000000" w:rsidRPr="00000000">
        <w:rPr>
          <w:rFonts w:ascii="Times New Roman" w:cs="Times New Roman" w:eastAsia="Times New Roman" w:hAnsi="Times New Roman"/>
          <w:rtl w:val="0"/>
        </w:rPr>
        <w:t xml:space="preserve">pattern</w:t>
      </w:r>
      <w:sdt>
        <w:sdtPr>
          <w:tag w:val="goog_rdk_504"/>
        </w:sdtPr>
        <w:sdtContent>
          <w:ins w:author="Guillermo Navalón" w:id="243" w:date="2023-08-13T13:18:43Z">
            <w:r w:rsidDel="00000000" w:rsidR="00000000" w:rsidRPr="00000000">
              <w:rPr>
                <w:rFonts w:ascii="Times New Roman" w:cs="Times New Roman" w:eastAsia="Times New Roman" w:hAnsi="Times New Roman"/>
                <w:rtl w:val="0"/>
              </w:rPr>
              <w:t xml:space="preserve">s</w:t>
            </w:r>
          </w:ins>
        </w:sdtContent>
      </w:sdt>
      <w:r w:rsidDel="00000000" w:rsidR="00000000" w:rsidRPr="00000000">
        <w:rPr>
          <w:rFonts w:ascii="Times New Roman" w:cs="Times New Roman" w:eastAsia="Times New Roman" w:hAnsi="Times New Roman"/>
          <w:rtl w:val="0"/>
        </w:rPr>
        <w:t xml:space="preserve">. Finally, our results show </w:t>
      </w:r>
      <w:sdt>
        <w:sdtPr>
          <w:tag w:val="goog_rdk_505"/>
        </w:sdtPr>
        <w:sdtContent>
          <w:del w:author="Guillermo Navalón" w:id="244" w:date="2023-08-12T19:47:52Z">
            <w:r w:rsidDel="00000000" w:rsidR="00000000" w:rsidRPr="00000000">
              <w:rPr>
                <w:rFonts w:ascii="Times New Roman" w:cs="Times New Roman" w:eastAsia="Times New Roman" w:hAnsi="Times New Roman"/>
                <w:rtl w:val="0"/>
              </w:rPr>
              <w:delText xml:space="preserve">ambiguous and </w:delText>
            </w:r>
          </w:del>
        </w:sdtContent>
      </w:sdt>
      <w:r w:rsidDel="00000000" w:rsidR="00000000" w:rsidRPr="00000000">
        <w:rPr>
          <w:rFonts w:ascii="Times New Roman" w:cs="Times New Roman" w:eastAsia="Times New Roman" w:hAnsi="Times New Roman"/>
          <w:rtl w:val="0"/>
        </w:rPr>
        <w:t xml:space="preserve">low to no effect of evolutionary time and</w:t>
      </w:r>
      <w:sdt>
        <w:sdtPr>
          <w:tag w:val="goog_rdk_506"/>
        </w:sdtPr>
        <w:sdtContent>
          <w:ins w:author="Guillermo Navalón" w:id="245" w:date="2023-08-12T18:03:33Z">
            <w:r w:rsidDel="00000000" w:rsidR="00000000" w:rsidRPr="00000000">
              <w:rPr>
                <w:rFonts w:ascii="Times New Roman" w:cs="Times New Roman" w:eastAsia="Times New Roman" w:hAnsi="Times New Roman"/>
                <w:rtl w:val="0"/>
              </w:rPr>
              <w:t xml:space="preserve"> most</w:t>
            </w:r>
          </w:ins>
        </w:sdtContent>
      </w:sdt>
      <w:r w:rsidDel="00000000" w:rsidR="00000000" w:rsidRPr="00000000">
        <w:rPr>
          <w:rFonts w:ascii="Times New Roman" w:cs="Times New Roman" w:eastAsia="Times New Roman" w:hAnsi="Times New Roman"/>
          <w:rtl w:val="0"/>
        </w:rPr>
        <w:t xml:space="preserve"> climatic variables on the differentiation of regions with highest and lowest residual PD (Fig. 5). </w:t>
      </w:r>
      <w:sdt>
        <w:sdtPr>
          <w:tag w:val="goog_rdk_507"/>
        </w:sdtPr>
        <w:sdtContent>
          <w:ins w:author="Guillermo Navalón" w:id="246" w:date="2023-08-12T17:59:28Z"/>
          <w:sdt>
            <w:sdtPr>
              <w:tag w:val="goog_rdk_508"/>
            </w:sdtPr>
            <w:sdtContent>
              <w:commentRangeStart w:id="30"/>
            </w:sdtContent>
          </w:sdt>
          <w:ins w:author="Guillermo Navalón" w:id="246" w:date="2023-08-12T17:59:28Z">
            <w:r w:rsidDel="00000000" w:rsidR="00000000" w:rsidRPr="00000000">
              <w:rPr>
                <w:rFonts w:ascii="Times New Roman" w:cs="Times New Roman" w:eastAsia="Times New Roman" w:hAnsi="Times New Roman"/>
                <w:rtl w:val="0"/>
              </w:rPr>
              <w:t xml:space="preserve">Although some tantalizing differences in the temperature and precipitation of regions with highest and lowest values of residual PD between homeotherms (birds and mammals) and poikilotherms (amphibians and squamates) might point to some role of species thermal physiology in defining the global patterns of diversity in amniotes.</w:t>
            </w:r>
          </w:ins>
        </w:sdtContent>
      </w:sdt>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sdt>
        <w:sdtPr>
          <w:tag w:val="goog_rdk_510"/>
        </w:sdtPr>
        <w:sdtContent>
          <w:del w:author="Guillermo Navalón" w:id="247" w:date="2023-08-13T13:41:25Z">
            <w:r w:rsidDel="00000000" w:rsidR="00000000" w:rsidRPr="00000000">
              <w:rPr>
                <w:rFonts w:ascii="Times New Roman" w:cs="Times New Roman" w:eastAsia="Times New Roman" w:hAnsi="Times New Roman"/>
                <w:rtl w:val="0"/>
              </w:rPr>
              <w:delText xml:space="preserve">There are multiple processes that can drive patterns of residual PD, and therefore the specific processes underlying such patterns might vary from one region to another and among different taxonomic groups (Davies and Buckley 2011). Here we discuss some of the processes that could be generating the patterns we found, attending to historical, biogeographic, and ecological dynamics of vertebrates in different continents.</w:delText>
            </w:r>
          </w:del>
        </w:sdtContent>
      </w:sdt>
      <w:r w:rsidDel="00000000" w:rsidR="00000000" w:rsidRPr="00000000">
        <w:rPr>
          <w:rFonts w:ascii="Times New Roman" w:cs="Times New Roman" w:eastAsia="Times New Roman" w:hAnsi="Times New Roman"/>
          <w:rtl w:val="0"/>
        </w:rPr>
        <w:t xml:space="preserve"> We found that the American continent is consistently a region of low residual PD</w:t>
      </w:r>
      <w:sdt>
        <w:sdtPr>
          <w:tag w:val="goog_rdk_511"/>
        </w:sdtPr>
        <w:sdtContent>
          <w:ins w:author="Guillermo Navalón" w:id="248" w:date="2023-08-13T13:44:31Z">
            <w:r w:rsidDel="00000000" w:rsidR="00000000" w:rsidRPr="00000000">
              <w:rPr>
                <w:rFonts w:ascii="Times New Roman" w:cs="Times New Roman" w:eastAsia="Times New Roman" w:hAnsi="Times New Roman"/>
                <w:rtl w:val="0"/>
              </w:rPr>
              <w:t xml:space="preserve"> (species assemblages are more closely related than expected by their richness)</w:t>
            </w:r>
          </w:ins>
        </w:sdtContent>
      </w:sdt>
      <w:r w:rsidDel="00000000" w:rsidR="00000000" w:rsidRPr="00000000">
        <w:rPr>
          <w:rFonts w:ascii="Times New Roman" w:cs="Times New Roman" w:eastAsia="Times New Roman" w:hAnsi="Times New Roman"/>
          <w:rtl w:val="0"/>
        </w:rPr>
        <w:t xml:space="preserve"> across vertebrate clades</w:t>
      </w:r>
      <w:sdt>
        <w:sdtPr>
          <w:tag w:val="goog_rdk_512"/>
        </w:sdtPr>
        <w:sdtContent>
          <w:ins w:author="Guillermo Navalón" w:id="249" w:date="2023-08-13T13:44:23Z">
            <w:r w:rsidDel="00000000" w:rsidR="00000000" w:rsidRPr="00000000">
              <w:rPr>
                <w:rFonts w:ascii="Times New Roman" w:cs="Times New Roman" w:eastAsia="Times New Roman" w:hAnsi="Times New Roman"/>
                <w:rtl w:val="0"/>
              </w:rPr>
              <w:t xml:space="preserve"> and </w:t>
            </w:r>
          </w:ins>
        </w:sdtContent>
      </w:sdt>
      <w:sdt>
        <w:sdtPr>
          <w:tag w:val="goog_rdk_513"/>
        </w:sdtPr>
        <w:sdtContent>
          <w:del w:author="Guillermo Navalón" w:id="249" w:date="2023-08-13T13:44:23Z">
            <w:r w:rsidDel="00000000" w:rsidR="00000000" w:rsidRPr="00000000">
              <w:rPr>
                <w:rFonts w:ascii="Times New Roman" w:cs="Times New Roman" w:eastAsia="Times New Roman" w:hAnsi="Times New Roman"/>
                <w:rtl w:val="0"/>
              </w:rPr>
              <w:delText xml:space="preserve">. Likewise,</w:delText>
            </w:r>
          </w:del>
        </w:sdtContent>
      </w:sdt>
      <w:r w:rsidDel="00000000" w:rsidR="00000000" w:rsidRPr="00000000">
        <w:rPr>
          <w:rFonts w:ascii="Times New Roman" w:cs="Times New Roman" w:eastAsia="Times New Roman" w:hAnsi="Times New Roman"/>
          <w:rtl w:val="0"/>
        </w:rPr>
        <w:t xml:space="preserve"> Africa consistently harbors high levels of residual PD</w:t>
      </w:r>
      <w:sdt>
        <w:sdtPr>
          <w:tag w:val="goog_rdk_514"/>
        </w:sdtPr>
        <w:sdtContent>
          <w:ins w:author="Guillermo Navalón" w:id="250" w:date="2023-08-13T13:45:13Z">
            <w:r w:rsidDel="00000000" w:rsidR="00000000" w:rsidRPr="00000000">
              <w:rPr>
                <w:rFonts w:ascii="Times New Roman" w:cs="Times New Roman" w:eastAsia="Times New Roman" w:hAnsi="Times New Roman"/>
                <w:rtl w:val="0"/>
              </w:rPr>
              <w:t xml:space="preserve"> (more distantly related than expected)</w:t>
            </w:r>
          </w:ins>
        </w:sdtContent>
      </w:sdt>
      <w:r w:rsidDel="00000000" w:rsidR="00000000" w:rsidRPr="00000000">
        <w:rPr>
          <w:rFonts w:ascii="Times New Roman" w:cs="Times New Roman" w:eastAsia="Times New Roman" w:hAnsi="Times New Roman"/>
          <w:rtl w:val="0"/>
        </w:rPr>
        <w:t xml:space="preserve"> for all groups. Previous work on mammals (Davies and Buckley 2011) suggested that the high residual PD found in Africa might reflect that many of the extant mammal clades have an African origin (Lillegraven et al. 1987). While this is a plausible explanation, </w:t>
      </w:r>
      <w:sdt>
        <w:sdtPr>
          <w:tag w:val="goog_rdk_515"/>
        </w:sdtPr>
        <w:sdtContent>
          <w:ins w:author="Guillermo Navalón" w:id="251" w:date="2023-08-13T13:26:20Z">
            <w:r w:rsidDel="00000000" w:rsidR="00000000" w:rsidRPr="00000000">
              <w:rPr>
                <w:rFonts w:ascii="Times New Roman" w:cs="Times New Roman" w:eastAsia="Times New Roman" w:hAnsi="Times New Roman"/>
                <w:rtl w:val="0"/>
              </w:rPr>
              <w:t xml:space="preserve">it does not explain the pervasiveness of this biogeographic pattern</w:t>
            </w:r>
          </w:ins>
        </w:sdtContent>
      </w:sdt>
      <w:sdt>
        <w:sdtPr>
          <w:tag w:val="goog_rdk_516"/>
        </w:sdtPr>
        <w:sdtContent>
          <w:del w:author="Guillermo Navalón" w:id="251" w:date="2023-08-13T13:26:20Z">
            <w:r w:rsidDel="00000000" w:rsidR="00000000" w:rsidRPr="00000000">
              <w:rPr>
                <w:rFonts w:ascii="Times New Roman" w:cs="Times New Roman" w:eastAsia="Times New Roman" w:hAnsi="Times New Roman"/>
                <w:rtl w:val="0"/>
              </w:rPr>
              <w:delText xml:space="preserve">we argue that the consistencies among</w:delText>
            </w:r>
          </w:del>
        </w:sdtContent>
      </w:sdt>
      <w:r w:rsidDel="00000000" w:rsidR="00000000" w:rsidRPr="00000000">
        <w:rPr>
          <w:rFonts w:ascii="Times New Roman" w:cs="Times New Roman" w:eastAsia="Times New Roman" w:hAnsi="Times New Roman"/>
          <w:rtl w:val="0"/>
        </w:rPr>
        <w:t xml:space="preserve"> </w:t>
      </w:r>
      <w:sdt>
        <w:sdtPr>
          <w:tag w:val="goog_rdk_517"/>
        </w:sdtPr>
        <w:sdtContent>
          <w:ins w:author="Guillermo Navalón" w:id="252" w:date="2023-08-13T13:30:01Z">
            <w:r w:rsidDel="00000000" w:rsidR="00000000" w:rsidRPr="00000000">
              <w:rPr>
                <w:rFonts w:ascii="Times New Roman" w:cs="Times New Roman" w:eastAsia="Times New Roman" w:hAnsi="Times New Roman"/>
                <w:rtl w:val="0"/>
              </w:rPr>
              <w:t xml:space="preserve">across major terrestrial </w:t>
            </w:r>
          </w:ins>
        </w:sdtContent>
      </w:sdt>
      <w:r w:rsidDel="00000000" w:rsidR="00000000" w:rsidRPr="00000000">
        <w:rPr>
          <w:rFonts w:ascii="Times New Roman" w:cs="Times New Roman" w:eastAsia="Times New Roman" w:hAnsi="Times New Roman"/>
          <w:rtl w:val="0"/>
        </w:rPr>
        <w:t xml:space="preserve">vertebrate clades with </w:t>
      </w:r>
      <w:sdt>
        <w:sdtPr>
          <w:tag w:val="goog_rdk_518"/>
        </w:sdtPr>
        <w:sdtContent>
          <w:ins w:author="Guillermo Navalón" w:id="253" w:date="2023-08-13T13:26:44Z">
            <w:r w:rsidDel="00000000" w:rsidR="00000000" w:rsidRPr="00000000">
              <w:rPr>
                <w:rFonts w:ascii="Times New Roman" w:cs="Times New Roman" w:eastAsia="Times New Roman" w:hAnsi="Times New Roman"/>
                <w:rtl w:val="0"/>
              </w:rPr>
              <w:t xml:space="preserve">very </w:t>
            </w:r>
          </w:ins>
        </w:sdtContent>
      </w:sdt>
      <w:r w:rsidDel="00000000" w:rsidR="00000000" w:rsidRPr="00000000">
        <w:rPr>
          <w:rFonts w:ascii="Times New Roman" w:cs="Times New Roman" w:eastAsia="Times New Roman" w:hAnsi="Times New Roman"/>
          <w:rtl w:val="0"/>
        </w:rPr>
        <w:t xml:space="preserve">disparate biogeographic origins</w:t>
      </w:r>
      <w:sdt>
        <w:sdtPr>
          <w:tag w:val="goog_rdk_519"/>
        </w:sdtPr>
        <w:sdtContent>
          <w:ins w:author="Guillermo Navalón" w:id="254" w:date="2023-08-13T13:26:50Z">
            <w:r w:rsidDel="00000000" w:rsidR="00000000" w:rsidRPr="00000000">
              <w:rPr>
                <w:rFonts w:ascii="Times New Roman" w:cs="Times New Roman" w:eastAsia="Times New Roman" w:hAnsi="Times New Roman"/>
                <w:rtl w:val="0"/>
              </w:rPr>
              <w:t xml:space="preserve">, and</w:t>
            </w:r>
          </w:ins>
        </w:sdtContent>
      </w:sdt>
      <w:r w:rsidDel="00000000" w:rsidR="00000000" w:rsidRPr="00000000">
        <w:rPr>
          <w:rFonts w:ascii="Times New Roman" w:cs="Times New Roman" w:eastAsia="Times New Roman" w:hAnsi="Times New Roman"/>
          <w:rtl w:val="0"/>
        </w:rPr>
        <w:t xml:space="preserve"> might indicate </w:t>
      </w:r>
      <w:sdt>
        <w:sdtPr>
          <w:tag w:val="goog_rdk_520"/>
        </w:sdtPr>
        <w:sdtContent>
          <w:ins w:author="Guillermo Navalón" w:id="255" w:date="2023-08-13T13:30:22Z">
            <w:r w:rsidDel="00000000" w:rsidR="00000000" w:rsidRPr="00000000">
              <w:rPr>
                <w:rFonts w:ascii="Times New Roman" w:cs="Times New Roman" w:eastAsia="Times New Roman" w:hAnsi="Times New Roman"/>
                <w:rtl w:val="0"/>
              </w:rPr>
              <w:t xml:space="preserve">common</w:t>
            </w:r>
          </w:ins>
        </w:sdtContent>
      </w:sdt>
      <w:sdt>
        <w:sdtPr>
          <w:tag w:val="goog_rdk_521"/>
        </w:sdtPr>
        <w:sdtContent>
          <w:del w:author="Guillermo Navalón" w:id="255" w:date="2023-08-13T13:30:22Z">
            <w:r w:rsidDel="00000000" w:rsidR="00000000" w:rsidRPr="00000000">
              <w:rPr>
                <w:rFonts w:ascii="Times New Roman" w:cs="Times New Roman" w:eastAsia="Times New Roman" w:hAnsi="Times New Roman"/>
                <w:rtl w:val="0"/>
              </w:rPr>
              <w:delText xml:space="preserve">that the</w:delText>
            </w:r>
          </w:del>
        </w:sdtContent>
      </w:sdt>
      <w:r w:rsidDel="00000000" w:rsidR="00000000" w:rsidRPr="00000000">
        <w:rPr>
          <w:rFonts w:ascii="Times New Roman" w:cs="Times New Roman" w:eastAsia="Times New Roman" w:hAnsi="Times New Roman"/>
          <w:rtl w:val="0"/>
        </w:rPr>
        <w:t xml:space="preserve"> factors </w:t>
      </w:r>
      <w:sdt>
        <w:sdtPr>
          <w:tag w:val="goog_rdk_522"/>
        </w:sdtPr>
        <w:sdtContent>
          <w:ins w:author="Guillermo Navalón" w:id="256" w:date="2023-08-13T13:27:18Z">
            <w:r w:rsidDel="00000000" w:rsidR="00000000" w:rsidRPr="00000000">
              <w:rPr>
                <w:rFonts w:ascii="Times New Roman" w:cs="Times New Roman" w:eastAsia="Times New Roman" w:hAnsi="Times New Roman"/>
                <w:rtl w:val="0"/>
              </w:rPr>
              <w:t xml:space="preserve">related with</w:t>
            </w:r>
          </w:ins>
        </w:sdtContent>
      </w:sdt>
      <w:sdt>
        <w:sdtPr>
          <w:tag w:val="goog_rdk_523"/>
        </w:sdtPr>
        <w:sdtContent>
          <w:del w:author="Guillermo Navalón" w:id="256" w:date="2023-08-13T13:27:18Z">
            <w:r w:rsidDel="00000000" w:rsidR="00000000" w:rsidRPr="00000000">
              <w:rPr>
                <w:rFonts w:ascii="Times New Roman" w:cs="Times New Roman" w:eastAsia="Times New Roman" w:hAnsi="Times New Roman"/>
                <w:rtl w:val="0"/>
              </w:rPr>
              <w:delText xml:space="preserve">generating this pattern are common for all groups</w:delText>
            </w:r>
          </w:del>
        </w:sdtContent>
      </w:sdt>
      <w:sdt>
        <w:sdtPr>
          <w:tag w:val="goog_rdk_524"/>
        </w:sdtPr>
        <w:sdtContent>
          <w:ins w:author="Guillermo Navalón" w:id="256" w:date="2023-08-13T13:27:18Z">
            <w:sdt>
              <w:sdtPr>
                <w:tag w:val="goog_rdk_525"/>
              </w:sdtPr>
              <w:sdtContent>
                <w:del w:author="Guillermo Navalón" w:id="256" w:date="2023-08-13T13:27:18Z">
                  <w:r w:rsidDel="00000000" w:rsidR="00000000" w:rsidRPr="00000000">
                    <w:rPr>
                      <w:rFonts w:ascii="Times New Roman" w:cs="Times New Roman" w:eastAsia="Times New Roman" w:hAnsi="Times New Roman"/>
                      <w:rtl w:val="0"/>
                    </w:rPr>
                    <w:delText xml:space="preserve"> pointing to an instance in which</w:delText>
                  </w:r>
                </w:del>
              </w:sdtContent>
            </w:sdt>
            <w:r w:rsidDel="00000000" w:rsidR="00000000" w:rsidRPr="00000000">
              <w:rPr>
                <w:rFonts w:ascii="Times New Roman" w:cs="Times New Roman" w:eastAsia="Times New Roman" w:hAnsi="Times New Roman"/>
                <w:rtl w:val="0"/>
              </w:rPr>
              <w:t xml:space="preserve"> </w:t>
            </w:r>
          </w:ins>
        </w:sdtContent>
      </w:sdt>
      <w:sdt>
        <w:sdtPr>
          <w:tag w:val="goog_rdk_526"/>
        </w:sdtPr>
        <w:sdtContent>
          <w:del w:author="Guillermo Navalón" w:id="256" w:date="2023-08-13T13:27:18Z">
            <w:r w:rsidDel="00000000" w:rsidR="00000000" w:rsidRPr="00000000">
              <w:rPr>
                <w:rFonts w:ascii="Times New Roman" w:cs="Times New Roman" w:eastAsia="Times New Roman" w:hAnsi="Times New Roman"/>
                <w:rtl w:val="0"/>
              </w:rPr>
              <w:delText xml:space="preserve">, regardless of their geographic origin or historical biogeographic dynamics. Following this reasoning, attending to </w:delText>
            </w:r>
          </w:del>
        </w:sdtContent>
      </w:sdt>
      <w:r w:rsidDel="00000000" w:rsidR="00000000" w:rsidRPr="00000000">
        <w:rPr>
          <w:rFonts w:ascii="Times New Roman" w:cs="Times New Roman" w:eastAsia="Times New Roman" w:hAnsi="Times New Roman"/>
          <w:rtl w:val="0"/>
        </w:rPr>
        <w:t xml:space="preserve">the environmental and geologic histories</w:t>
      </w:r>
      <w:sdt>
        <w:sdtPr>
          <w:tag w:val="goog_rdk_527"/>
        </w:sdtPr>
        <w:sdtContent>
          <w:ins w:author="Guillermo Navalón" w:id="257" w:date="2023-08-13T13:35:39Z">
            <w:r w:rsidDel="00000000" w:rsidR="00000000" w:rsidRPr="00000000">
              <w:rPr>
                <w:rFonts w:ascii="Times New Roman" w:cs="Times New Roman" w:eastAsia="Times New Roman" w:hAnsi="Times New Roman"/>
                <w:rtl w:val="0"/>
              </w:rPr>
              <w:t xml:space="preserve"> of this region</w:t>
            </w:r>
          </w:ins>
        </w:sdtContent>
      </w:sdt>
      <w:r w:rsidDel="00000000" w:rsidR="00000000" w:rsidRPr="00000000">
        <w:rPr>
          <w:rFonts w:ascii="Times New Roman" w:cs="Times New Roman" w:eastAsia="Times New Roman" w:hAnsi="Times New Roman"/>
          <w:rtl w:val="0"/>
        </w:rPr>
        <w:t xml:space="preserve"> </w:t>
      </w:r>
      <w:sdt>
        <w:sdtPr>
          <w:tag w:val="goog_rdk_528"/>
        </w:sdtPr>
        <w:sdtContent>
          <w:del w:author="Guillermo Navalón" w:id="258" w:date="2023-08-13T13:27:32Z">
            <w:r w:rsidDel="00000000" w:rsidR="00000000" w:rsidRPr="00000000">
              <w:rPr>
                <w:rFonts w:ascii="Times New Roman" w:cs="Times New Roman" w:eastAsia="Times New Roman" w:hAnsi="Times New Roman"/>
                <w:rtl w:val="0"/>
              </w:rPr>
              <w:delText xml:space="preserve">of different regions that have potentially affected all vertebrates in a similar manner might provide deeper insights into the </w:delText>
            </w:r>
          </w:del>
        </w:sdtContent>
      </w:sdt>
      <w:sdt>
        <w:sdtPr>
          <w:tag w:val="goog_rdk_529"/>
        </w:sdtPr>
        <w:sdtContent>
          <w:ins w:author="Guillermo Navalón" w:id="259" w:date="2023-08-13T13:31:00Z">
            <w:sdt>
              <w:sdtPr>
                <w:tag w:val="goog_rdk_530"/>
              </w:sdtPr>
              <w:sdtContent>
                <w:del w:author="Guillermo Navalón" w:id="258" w:date="2023-08-13T13:27:32Z">
                  <w:r w:rsidDel="00000000" w:rsidR="00000000" w:rsidRPr="00000000">
                    <w:rPr>
                      <w:rFonts w:ascii="Times New Roman" w:cs="Times New Roman" w:eastAsia="Times New Roman" w:hAnsi="Times New Roman"/>
                      <w:rtl w:val="0"/>
                    </w:rPr>
                    <w:delText xml:space="preserve">underlying</w:delText>
                  </w:r>
                </w:del>
              </w:sdtContent>
            </w:sdt>
            <w:sdt>
              <w:sdtPr>
                <w:tag w:val="goog_rdk_531"/>
              </w:sdtPr>
              <w:sdtContent>
                <w:del w:author="Guillermo Navalón" w:id="260" w:date="2023-08-13T13:31:14Z">
                  <w:r w:rsidDel="00000000" w:rsidR="00000000" w:rsidRPr="00000000">
                    <w:rPr>
                      <w:rFonts w:ascii="Times New Roman" w:cs="Times New Roman" w:eastAsia="Times New Roman" w:hAnsi="Times New Roman"/>
                      <w:rtl w:val="0"/>
                    </w:rPr>
                    <w:delText xml:space="preserve"> </w:delText>
                  </w:r>
                </w:del>
              </w:sdtContent>
            </w:sdt>
          </w:ins>
        </w:sdtContent>
      </w:sdt>
      <w:sdt>
        <w:sdtPr>
          <w:tag w:val="goog_rdk_532"/>
        </w:sdtPr>
        <w:sdtContent>
          <w:del w:author="Guillermo Navalón" w:id="260" w:date="2023-08-13T13:31:14Z">
            <w:r w:rsidDel="00000000" w:rsidR="00000000" w:rsidRPr="00000000">
              <w:rPr>
                <w:rFonts w:ascii="Times New Roman" w:cs="Times New Roman" w:eastAsia="Times New Roman" w:hAnsi="Times New Roman"/>
                <w:rtl w:val="0"/>
              </w:rPr>
              <w:delText xml:space="preserve">generati</w:delText>
            </w:r>
          </w:del>
        </w:sdtContent>
      </w:sdt>
      <w:sdt>
        <w:sdtPr>
          <w:tag w:val="goog_rdk_533"/>
        </w:sdtPr>
        <w:sdtContent>
          <w:ins w:author="Guillermo Navalón" w:id="260" w:date="2023-08-13T13:31:14Z">
            <w:sdt>
              <w:sdtPr>
                <w:tag w:val="goog_rdk_534"/>
              </w:sdtPr>
              <w:sdtContent>
                <w:del w:author="Guillermo Navalón" w:id="260" w:date="2023-08-13T13:31:14Z">
                  <w:r w:rsidDel="00000000" w:rsidR="00000000" w:rsidRPr="00000000">
                    <w:rPr>
                      <w:rFonts w:ascii="Times New Roman" w:cs="Times New Roman" w:eastAsia="Times New Roman" w:hAnsi="Times New Roman"/>
                      <w:rtl w:val="0"/>
                    </w:rPr>
                    <w:delText xml:space="preserve">ng </w:delText>
                  </w:r>
                </w:del>
              </w:sdtContent>
            </w:sdt>
          </w:ins>
        </w:sdtContent>
      </w:sdt>
      <w:sdt>
        <w:sdtPr>
          <w:tag w:val="goog_rdk_535"/>
        </w:sdtPr>
        <w:sdtContent>
          <w:del w:author="Guillermo Navalón" w:id="260" w:date="2023-08-13T13:31:14Z">
            <w:r w:rsidDel="00000000" w:rsidR="00000000" w:rsidRPr="00000000">
              <w:rPr>
                <w:rFonts w:ascii="Times New Roman" w:cs="Times New Roman" w:eastAsia="Times New Roman" w:hAnsi="Times New Roman"/>
                <w:rtl w:val="0"/>
              </w:rPr>
              <w:delText xml:space="preserve">on of this geographic pattern</w:delText>
            </w:r>
          </w:del>
        </w:sdtContent>
      </w:sdt>
      <w:r w:rsidDel="00000000" w:rsidR="00000000" w:rsidRPr="00000000">
        <w:rPr>
          <w:rFonts w:ascii="Times New Roman" w:cs="Times New Roman" w:eastAsia="Times New Roman" w:hAnsi="Times New Roman"/>
          <w:rtl w:val="0"/>
        </w:rPr>
        <w:t xml:space="preserve">. </w:t>
      </w:r>
      <w:sdt>
        <w:sdtPr>
          <w:tag w:val="goog_rdk_536"/>
        </w:sdtPr>
        <w:sdtContent>
          <w:ins w:author="Guillermo Navalón" w:id="261" w:date="2023-08-13T13:35:58Z">
            <w:r w:rsidDel="00000000" w:rsidR="00000000" w:rsidRPr="00000000">
              <w:rPr>
                <w:rFonts w:ascii="Times New Roman" w:cs="Times New Roman" w:eastAsia="Times New Roman" w:hAnsi="Times New Roman"/>
                <w:rtl w:val="0"/>
              </w:rPr>
              <w:t xml:space="preserve">Similarly,,</w:t>
            </w:r>
            <w:sdt>
              <w:sdtPr>
                <w:tag w:val="goog_rdk_537"/>
              </w:sdtPr>
              <w:sdtContent>
                <w:del w:author="Guillermo Navalón" w:id="262" w:date="2023-08-13T13:36:16Z">
                  <w:r w:rsidDel="00000000" w:rsidR="00000000" w:rsidRPr="00000000">
                    <w:rPr>
                      <w:rFonts w:ascii="Times New Roman" w:cs="Times New Roman" w:eastAsia="Times New Roman" w:hAnsi="Times New Roman"/>
                      <w:rtl w:val="0"/>
                    </w:rPr>
                    <w:delText xml:space="preserve">Furthermore</w:delText>
                  </w:r>
                </w:del>
              </w:sdtContent>
            </w:sdt>
          </w:ins>
        </w:sdtContent>
      </w:sdt>
      <w:sdt>
        <w:sdtPr>
          <w:tag w:val="goog_rdk_538"/>
        </w:sdtPr>
        <w:sdtContent>
          <w:del w:author="Guillermo Navalón" w:id="262" w:date="2023-08-13T13:36:16Z">
            <w:r w:rsidDel="00000000" w:rsidR="00000000" w:rsidRPr="00000000">
              <w:rPr>
                <w:rFonts w:ascii="Times New Roman" w:cs="Times New Roman" w:eastAsia="Times New Roman" w:hAnsi="Times New Roman"/>
                <w:rtl w:val="0"/>
              </w:rPr>
              <w:delText xml:space="preserve">Namely</w:delText>
            </w:r>
          </w:del>
        </w:sdtContent>
      </w:sdt>
      <w:sdt>
        <w:sdtPr>
          <w:tag w:val="goog_rdk_539"/>
        </w:sdtPr>
        <w:sdtContent>
          <w:del w:author="Guillermo Navalón" w:id="261" w:date="2023-08-13T13:35:58Z">
            <w:r w:rsidDel="00000000" w:rsidR="00000000" w:rsidRPr="00000000">
              <w:rPr>
                <w:rFonts w:ascii="Times New Roman" w:cs="Times New Roman" w:eastAsia="Times New Roman" w:hAnsi="Times New Roman"/>
                <w:rtl w:val="0"/>
              </w:rPr>
              <w:delText xml:space="preserve">, the fact that </w:delText>
            </w:r>
          </w:del>
        </w:sdtContent>
      </w:sdt>
      <w:r w:rsidDel="00000000" w:rsidR="00000000" w:rsidRPr="00000000">
        <w:rPr>
          <w:rFonts w:ascii="Times New Roman" w:cs="Times New Roman" w:eastAsia="Times New Roman" w:hAnsi="Times New Roman"/>
          <w:rtl w:val="0"/>
        </w:rPr>
        <w:t xml:space="preserve">America, and particularly South America, </w:t>
      </w:r>
      <w:sdt>
        <w:sdtPr>
          <w:tag w:val="goog_rdk_540"/>
        </w:sdtPr>
        <w:sdtContent>
          <w:ins w:author="Guillermo Navalón" w:id="263" w:date="2023-08-13T13:40:44Z">
            <w:r w:rsidDel="00000000" w:rsidR="00000000" w:rsidRPr="00000000">
              <w:rPr>
                <w:rFonts w:ascii="Times New Roman" w:cs="Times New Roman" w:eastAsia="Times New Roman" w:hAnsi="Times New Roman"/>
                <w:rtl w:val="0"/>
              </w:rPr>
              <w:t xml:space="preserve">exhibits</w:t>
            </w:r>
          </w:ins>
        </w:sdtContent>
      </w:sdt>
      <w:sdt>
        <w:sdtPr>
          <w:tag w:val="goog_rdk_541"/>
        </w:sdtPr>
        <w:sdtContent>
          <w:del w:author="Guillermo Navalón" w:id="263" w:date="2023-08-13T13:40:44Z">
            <w:r w:rsidDel="00000000" w:rsidR="00000000" w:rsidRPr="00000000">
              <w:rPr>
                <w:rFonts w:ascii="Times New Roman" w:cs="Times New Roman" w:eastAsia="Times New Roman" w:hAnsi="Times New Roman"/>
                <w:rtl w:val="0"/>
              </w:rPr>
              <w:delText xml:space="preserve">has</w:delText>
            </w:r>
          </w:del>
        </w:sdtContent>
      </w:sdt>
      <w:r w:rsidDel="00000000" w:rsidR="00000000" w:rsidRPr="00000000">
        <w:rPr>
          <w:rFonts w:ascii="Times New Roman" w:cs="Times New Roman" w:eastAsia="Times New Roman" w:hAnsi="Times New Roman"/>
          <w:rtl w:val="0"/>
        </w:rPr>
        <w:t xml:space="preserve"> low levels of residual PD relative to the consistently high values in Africa for all groups (Fig. 2) </w:t>
      </w:r>
      <w:sdt>
        <w:sdtPr>
          <w:tag w:val="goog_rdk_542"/>
        </w:sdtPr>
        <w:sdtContent>
          <w:ins w:author="Guillermo Navalón" w:id="264" w:date="2023-08-13T13:45:58Z">
            <w:r w:rsidDel="00000000" w:rsidR="00000000" w:rsidRPr="00000000">
              <w:rPr>
                <w:rFonts w:ascii="Times New Roman" w:cs="Times New Roman" w:eastAsia="Times New Roman" w:hAnsi="Times New Roman"/>
                <w:rtl w:val="0"/>
              </w:rPr>
              <w:t xml:space="preserve">which might be connected with </w:t>
            </w:r>
          </w:ins>
        </w:sdtContent>
      </w:sdt>
      <w:sdt>
        <w:sdtPr>
          <w:tag w:val="goog_rdk_543"/>
        </w:sdtPr>
        <w:sdtContent>
          <w:del w:author="Guillermo Navalón" w:id="264" w:date="2023-08-13T13:45:58Z">
            <w:r w:rsidDel="00000000" w:rsidR="00000000" w:rsidRPr="00000000">
              <w:rPr>
                <w:rFonts w:ascii="Times New Roman" w:cs="Times New Roman" w:eastAsia="Times New Roman" w:hAnsi="Times New Roman"/>
                <w:rtl w:val="0"/>
              </w:rPr>
              <w:delText xml:space="preserve">likely reflects</w:delText>
            </w:r>
          </w:del>
        </w:sdtContent>
      </w:sdt>
      <w:r w:rsidDel="00000000" w:rsidR="00000000" w:rsidRPr="00000000">
        <w:rPr>
          <w:rFonts w:ascii="Times New Roman" w:cs="Times New Roman" w:eastAsia="Times New Roman" w:hAnsi="Times New Roman"/>
          <w:rtl w:val="0"/>
        </w:rPr>
        <w:t xml:space="preserve"> the recent diversification of multiple current clades following migrations after the formation of the Isthmus of Panama </w:t>
      </w:r>
      <w:sdt>
        <w:sdtPr>
          <w:tag w:val="goog_rdk_544"/>
        </w:sdtPr>
        <w:sdtContent>
          <w:ins w:author="Guillermo Navalón" w:id="265" w:date="2023-08-13T13:46:14Z">
            <w:r w:rsidDel="00000000" w:rsidR="00000000" w:rsidRPr="00000000">
              <w:rPr>
                <w:rFonts w:ascii="Times New Roman" w:cs="Times New Roman" w:eastAsia="Times New Roman" w:hAnsi="Times New Roman"/>
                <w:rtl w:val="0"/>
              </w:rPr>
              <w:t xml:space="preserve">and </w:t>
            </w:r>
          </w:ins>
        </w:sdtContent>
      </w:sdt>
      <w:r w:rsidDel="00000000" w:rsidR="00000000" w:rsidRPr="00000000">
        <w:rPr>
          <w:rFonts w:ascii="Times New Roman" w:cs="Times New Roman" w:eastAsia="Times New Roman" w:hAnsi="Times New Roman"/>
          <w:rtl w:val="0"/>
        </w:rPr>
        <w:t xml:space="preserve">coupled with the extinction of ancient</w:t>
      </w:r>
      <w:sdt>
        <w:sdtPr>
          <w:tag w:val="goog_rdk_545"/>
        </w:sdtPr>
        <w:sdtContent>
          <w:ins w:author="Guillermo Navalón" w:id="266" w:date="2023-08-13T13:46:33Z">
            <w:r w:rsidDel="00000000" w:rsidR="00000000" w:rsidRPr="00000000">
              <w:rPr>
                <w:rFonts w:ascii="Times New Roman" w:cs="Times New Roman" w:eastAsia="Times New Roman" w:hAnsi="Times New Roman"/>
                <w:rtl w:val="0"/>
              </w:rPr>
              <w:t xml:space="preserve"> endemic</w:t>
            </w:r>
          </w:ins>
        </w:sdtContent>
      </w:sdt>
      <w:r w:rsidDel="00000000" w:rsidR="00000000" w:rsidRPr="00000000">
        <w:rPr>
          <w:rFonts w:ascii="Times New Roman" w:cs="Times New Roman" w:eastAsia="Times New Roman" w:hAnsi="Times New Roman"/>
          <w:rtl w:val="0"/>
        </w:rPr>
        <w:t xml:space="preserve"> lineages (Webb 1976; Weir et al. 2009; Davies and Buckley 2011; Carrillo et al. 2020). This is </w:t>
      </w:r>
      <w:sdt>
        <w:sdtPr>
          <w:tag w:val="goog_rdk_546"/>
        </w:sdtPr>
        <w:sdtContent>
          <w:ins w:author="Guillermo Navalón" w:id="267" w:date="2023-08-13T13:46:51Z">
            <w:r w:rsidDel="00000000" w:rsidR="00000000" w:rsidRPr="00000000">
              <w:rPr>
                <w:rFonts w:ascii="Times New Roman" w:cs="Times New Roman" w:eastAsia="Times New Roman" w:hAnsi="Times New Roman"/>
                <w:rtl w:val="0"/>
              </w:rPr>
              <w:t xml:space="preserve">also </w:t>
            </w:r>
          </w:ins>
        </w:sdtContent>
      </w:sdt>
      <w:r w:rsidDel="00000000" w:rsidR="00000000" w:rsidRPr="00000000">
        <w:rPr>
          <w:rFonts w:ascii="Times New Roman" w:cs="Times New Roman" w:eastAsia="Times New Roman" w:hAnsi="Times New Roman"/>
          <w:rtl w:val="0"/>
        </w:rPr>
        <w:t xml:space="preserve">consistent with the ubiquitous negative relationship observed between residual PD and recent speciation rates which, although weak, reflects that recent speciation is likely one of the processes </w:t>
      </w:r>
      <w:sdt>
        <w:sdtPr>
          <w:tag w:val="goog_rdk_547"/>
        </w:sdtPr>
        <w:sdtContent>
          <w:ins w:author="Guillermo Navalón" w:id="268" w:date="2023-08-13T13:47:12Z">
            <w:r w:rsidDel="00000000" w:rsidR="00000000" w:rsidRPr="00000000">
              <w:rPr>
                <w:rFonts w:ascii="Times New Roman" w:cs="Times New Roman" w:eastAsia="Times New Roman" w:hAnsi="Times New Roman"/>
                <w:rtl w:val="0"/>
              </w:rPr>
              <w:t xml:space="preserve">governing the geographic</w:t>
            </w:r>
          </w:ins>
        </w:sdtContent>
      </w:sdt>
      <w:sdt>
        <w:sdtPr>
          <w:tag w:val="goog_rdk_548"/>
        </w:sdtPr>
        <w:sdtContent>
          <w:del w:author="Guillermo Navalón" w:id="268" w:date="2023-08-13T13:47:12Z">
            <w:r w:rsidDel="00000000" w:rsidR="00000000" w:rsidRPr="00000000">
              <w:rPr>
                <w:rFonts w:ascii="Times New Roman" w:cs="Times New Roman" w:eastAsia="Times New Roman" w:hAnsi="Times New Roman"/>
                <w:rtl w:val="0"/>
              </w:rPr>
              <w:delText xml:space="preserve">at play in the unfolding of </w:delText>
            </w:r>
          </w:del>
        </w:sdtContent>
      </w:sdt>
      <w:sdt>
        <w:sdtPr>
          <w:tag w:val="goog_rdk_549"/>
        </w:sdtPr>
        <w:sdtContent>
          <w:ins w:author="Guillermo Navalón" w:id="268" w:date="2023-08-13T13:47:12Z">
            <w:r w:rsidDel="00000000" w:rsidR="00000000" w:rsidRPr="00000000">
              <w:rPr>
                <w:rFonts w:ascii="Times New Roman" w:cs="Times New Roman" w:eastAsia="Times New Roman" w:hAnsi="Times New Roman"/>
                <w:rtl w:val="0"/>
              </w:rPr>
              <w:t xml:space="preserve"> dimension of </w:t>
            </w:r>
          </w:ins>
        </w:sdtContent>
      </w:sdt>
      <w:r w:rsidDel="00000000" w:rsidR="00000000" w:rsidRPr="00000000">
        <w:rPr>
          <w:rFonts w:ascii="Times New Roman" w:cs="Times New Roman" w:eastAsia="Times New Roman" w:hAnsi="Times New Roman"/>
          <w:rtl w:val="0"/>
        </w:rPr>
        <w:t xml:space="preserve">vertebrate diversity dynamics (Fig. 3). Taken together, these results might point at recent climatic or geographic events (e.g., reconfiguration of continents) as a primary driver of spatial patterns of diversity dynamics in some regions by affecting, at least in part, recent levels of speciation.</w:t>
      </w:r>
    </w:p>
    <w:sdt>
      <w:sdtPr>
        <w:tag w:val="goog_rdk_552"/>
      </w:sdtPr>
      <w:sdtContent>
        <w:p w:rsidR="00000000" w:rsidDel="00000000" w:rsidP="00000000" w:rsidRDefault="00000000" w:rsidRPr="00000000" w14:paraId="00000062">
          <w:pPr>
            <w:jc w:val="both"/>
            <w:rPr>
              <w:ins w:author="Guillermo Navalón" w:id="269" w:date="2023-08-13T13:41:45Z"/>
              <w:rFonts w:ascii="Times New Roman" w:cs="Times New Roman" w:eastAsia="Times New Roman" w:hAnsi="Times New Roman"/>
            </w:rPr>
          </w:pPr>
          <w:sdt>
            <w:sdtPr>
              <w:tag w:val="goog_rdk_551"/>
            </w:sdtPr>
            <w:sdtContent>
              <w:ins w:author="Guillermo Navalón" w:id="269" w:date="2023-08-13T13:41:45Z">
                <w:r w:rsidDel="00000000" w:rsidR="00000000" w:rsidRPr="00000000">
                  <w:rPr>
                    <w:rtl w:val="0"/>
                  </w:rPr>
                </w:r>
              </w:ins>
            </w:sdtContent>
          </w:sdt>
        </w:p>
      </w:sdtContent>
    </w:sdt>
    <w:sdt>
      <w:sdtPr>
        <w:tag w:val="goog_rdk_555"/>
      </w:sdtPr>
      <w:sdtContent>
        <w:p w:rsidR="00000000" w:rsidDel="00000000" w:rsidP="00000000" w:rsidRDefault="00000000" w:rsidRPr="00000000" w14:paraId="00000063">
          <w:pPr>
            <w:jc w:val="both"/>
            <w:rPr>
              <w:del w:author="Guillermo Navalón" w:id="269" w:date="2023-08-13T13:41:45Z"/>
              <w:rFonts w:ascii="Times New Roman" w:cs="Times New Roman" w:eastAsia="Times New Roman" w:hAnsi="Times New Roman"/>
            </w:rPr>
          </w:pPr>
          <w:sdt>
            <w:sdtPr>
              <w:tag w:val="goog_rdk_553"/>
            </w:sdtPr>
            <w:sdtContent>
              <w:ins w:author="Guillermo Navalón" w:id="269" w:date="2023-08-13T13:41:45Z">
                <w:r w:rsidDel="00000000" w:rsidR="00000000" w:rsidRPr="00000000">
                  <w:rPr>
                    <w:rFonts w:ascii="Times New Roman" w:cs="Times New Roman" w:eastAsia="Times New Roman" w:hAnsi="Times New Roman"/>
                    <w:rtl w:val="0"/>
                  </w:rPr>
                  <w:t xml:space="preserve">Despite overall patterns, the</w:t>
                </w:r>
                <w:r w:rsidDel="00000000" w:rsidR="00000000" w:rsidRPr="00000000">
                  <w:rPr>
                    <w:rFonts w:ascii="Times New Roman" w:cs="Times New Roman" w:eastAsia="Times New Roman" w:hAnsi="Times New Roman"/>
                    <w:rtl w:val="0"/>
                  </w:rPr>
                  <w:t xml:space="preserve"> multiplicity of processes that can drive global patterns of residual PD, and the generative specific processes underlying such patterns are likely variable from one region to another and among different taxonomic groups (Davies and Buckley 2011). </w:t>
                </w:r>
              </w:ins>
            </w:sdtContent>
          </w:sdt>
          <w:sdt>
            <w:sdtPr>
              <w:tag w:val="goog_rdk_554"/>
            </w:sdtPr>
            <w:sdtContent>
              <w:del w:author="Guillermo Navalón" w:id="269" w:date="2023-08-13T13:41:45Z">
                <w:r w:rsidDel="00000000" w:rsidR="00000000" w:rsidRPr="00000000">
                  <w:rPr>
                    <w:rtl w:val="0"/>
                  </w:rPr>
                </w:r>
              </w:del>
            </w:sdtContent>
          </w:sdt>
        </w:p>
      </w:sdtContent>
    </w:sdt>
    <w:p w:rsidR="00000000" w:rsidDel="00000000" w:rsidP="00000000" w:rsidRDefault="00000000" w:rsidRPr="00000000" w14:paraId="00000064">
      <w:pPr>
        <w:jc w:val="both"/>
        <w:rPr>
          <w:rFonts w:ascii="Times New Roman" w:cs="Times New Roman" w:eastAsia="Times New Roman" w:hAnsi="Times New Roman"/>
        </w:rPr>
      </w:pPr>
      <w:sdt>
        <w:sdtPr>
          <w:tag w:val="goog_rdk_557"/>
        </w:sdtPr>
        <w:sdtContent>
          <w:ins w:author="Guillermo Navalón" w:id="270" w:date="2023-08-13T13:42:08Z">
            <w:r w:rsidDel="00000000" w:rsidR="00000000" w:rsidRPr="00000000">
              <w:rPr>
                <w:rFonts w:ascii="Times New Roman" w:cs="Times New Roman" w:eastAsia="Times New Roman" w:hAnsi="Times New Roman"/>
                <w:rtl w:val="0"/>
              </w:rPr>
              <w:t xml:space="preserve">Specifically</w:t>
            </w:r>
          </w:ins>
        </w:sdtContent>
      </w:sdt>
      <w:sdt>
        <w:sdtPr>
          <w:tag w:val="goog_rdk_558"/>
        </w:sdtPr>
        <w:sdtContent>
          <w:del w:author="Guillermo Navalón" w:id="270" w:date="2023-08-13T13:42:08Z">
            <w:r w:rsidDel="00000000" w:rsidR="00000000" w:rsidRPr="00000000">
              <w:rPr>
                <w:rFonts w:ascii="Times New Roman" w:cs="Times New Roman" w:eastAsia="Times New Roman" w:hAnsi="Times New Roman"/>
                <w:rtl w:val="0"/>
              </w:rPr>
              <w:delText xml:space="preserve">However</w:delText>
            </w:r>
          </w:del>
        </w:sdtContent>
      </w:sdt>
      <w:r w:rsidDel="00000000" w:rsidR="00000000" w:rsidRPr="00000000">
        <w:rPr>
          <w:rFonts w:ascii="Times New Roman" w:cs="Times New Roman" w:eastAsia="Times New Roman" w:hAnsi="Times New Roman"/>
          <w:rtl w:val="0"/>
        </w:rPr>
        <w:t xml:space="preserve">, the heterogeneity in residual PD patterns among vertebrate groups in other parts of the world (e.g., Eurasia and Australia; Fig. 2) indicates that species’ intrinsic (i.e., physiological, ecological, or morphological) characteristics might also have a role in the generation of </w:t>
      </w:r>
      <w:sdt>
        <w:sdtPr>
          <w:tag w:val="goog_rdk_559"/>
        </w:sdtPr>
        <w:sdtContent>
          <w:ins w:author="Guillermo Navalón" w:id="271" w:date="2023-08-13T13:49:18Z">
            <w:r w:rsidDel="00000000" w:rsidR="00000000" w:rsidRPr="00000000">
              <w:rPr>
                <w:rFonts w:ascii="Times New Roman" w:cs="Times New Roman" w:eastAsia="Times New Roman" w:hAnsi="Times New Roman"/>
                <w:rtl w:val="0"/>
              </w:rPr>
              <w:t xml:space="preserve">the clade-specific differences in </w:t>
            </w:r>
          </w:ins>
        </w:sdtContent>
      </w:sdt>
      <w:r w:rsidDel="00000000" w:rsidR="00000000" w:rsidRPr="00000000">
        <w:rPr>
          <w:rFonts w:ascii="Times New Roman" w:cs="Times New Roman" w:eastAsia="Times New Roman" w:hAnsi="Times New Roman"/>
          <w:rtl w:val="0"/>
        </w:rPr>
        <w:t xml:space="preserve">these </w:t>
      </w:r>
      <w:sdt>
        <w:sdtPr>
          <w:tag w:val="goog_rdk_560"/>
        </w:sdtPr>
        <w:sdtContent>
          <w:ins w:author="Guillermo Navalón" w:id="272" w:date="2023-08-13T13:49:27Z">
            <w:r w:rsidDel="00000000" w:rsidR="00000000" w:rsidRPr="00000000">
              <w:rPr>
                <w:rFonts w:ascii="Times New Roman" w:cs="Times New Roman" w:eastAsia="Times New Roman" w:hAnsi="Times New Roman"/>
                <w:rtl w:val="0"/>
              </w:rPr>
              <w:t xml:space="preserve">geographic </w:t>
            </w:r>
          </w:ins>
        </w:sdtContent>
      </w:sdt>
      <w:r w:rsidDel="00000000" w:rsidR="00000000" w:rsidRPr="00000000">
        <w:rPr>
          <w:rFonts w:ascii="Times New Roman" w:cs="Times New Roman" w:eastAsia="Times New Roman" w:hAnsi="Times New Roman"/>
          <w:rtl w:val="0"/>
        </w:rPr>
        <w:t xml:space="preserve">patterns. For example, the Malay Archipelago shows especially high residual PD for birds relative to the other vertebrates, while parts of Australia present low residual PD for amphibians and squamates but high residual PD for mammals and especially birds (Fig. 2). One explanation for these differences may reside in the ecological and functional differences among clades, which may have determined their biogeographic and evolutionary history. The high vagility of birds, which enabled the repeated colonization of the islands in Southeast Asia and Australia (Jønsson and Fjeldså 2006; Sheldon et al. 2015), might be the cause of the higher values of residual PD found in the region for this clade resulting from the arrival and relictual permanence of lineages with different phylogenetic origins (Jønsson et al. 2007), as opposed to isolated radiations which might be more frequent in organisms with lower dispersal abilities (Inger and Voris 2001; Siler et al. 2012). High residual PD of squamates in this area might be related to multiple waves of island colonization during intervals of low sea levels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Wilting et al. 2012). On the other hand, the low residual PD of squamates in arid Australia and of amphibians in the temperate woodlands of the northern and eastern coasts of Australia is likely the result of a few </w:t>
      </w:r>
      <w:sdt>
        <w:sdtPr>
          <w:tag w:val="goog_rdk_561"/>
        </w:sdtPr>
        <w:sdtContent>
          <w:ins w:author="Guillermo Navalón" w:id="273" w:date="2023-08-13T13:50:45Z">
            <w:r w:rsidDel="00000000" w:rsidR="00000000" w:rsidRPr="00000000">
              <w:rPr>
                <w:rFonts w:ascii="Times New Roman" w:cs="Times New Roman" w:eastAsia="Times New Roman" w:hAnsi="Times New Roman"/>
                <w:rtl w:val="0"/>
              </w:rPr>
              <w:t xml:space="preserve">broad-scale </w:t>
            </w:r>
          </w:ins>
        </w:sdtContent>
      </w:sdt>
      <w:sdt>
        <w:sdtPr>
          <w:tag w:val="goog_rdk_562"/>
        </w:sdtPr>
        <w:sdtContent>
          <w:del w:author="Guillermo Navalón" w:id="273" w:date="2023-08-13T13:50:45Z">
            <w:r w:rsidDel="00000000" w:rsidR="00000000" w:rsidRPr="00000000">
              <w:rPr>
                <w:rFonts w:ascii="Times New Roman" w:cs="Times New Roman" w:eastAsia="Times New Roman" w:hAnsi="Times New Roman"/>
                <w:rtl w:val="0"/>
              </w:rPr>
              <w:delText xml:space="preserve">massive </w:delText>
            </w:r>
          </w:del>
        </w:sdtContent>
      </w:sdt>
      <w:r w:rsidDel="00000000" w:rsidR="00000000" w:rsidRPr="00000000">
        <w:rPr>
          <w:rFonts w:ascii="Times New Roman" w:cs="Times New Roman" w:eastAsia="Times New Roman" w:hAnsi="Times New Roman"/>
          <w:rtl w:val="0"/>
        </w:rPr>
        <w:t xml:space="preserve">radiations (see the phylogenetic trees in Fig. 2) facilitated by the adaptation to the environmental conditions and specialization within those biomes, which have led to a community assembly driven by proportionally more closely related species (Pianka 1981; Rabosky et al. 2007; Skinner et al. 2011; Vidal-García and Keogh 2015; Brennan et al. 2023). Finally, geographic patterns of residual PD might also be partially generated by ancient evolutionary lineages that inhabit certain regions. This could be the case of dibamid reptiles in Southeast Asia (Townsend et al. 2011),</w:t>
      </w:r>
      <w:sdt>
        <w:sdtPr>
          <w:tag w:val="goog_rdk_563"/>
        </w:sdtPr>
        <w:sdtContent>
          <w:commentRangeStart w:id="31"/>
        </w:sdtContent>
      </w:sdt>
      <w:r w:rsidDel="00000000" w:rsidR="00000000" w:rsidRPr="00000000">
        <w:rPr>
          <w:rFonts w:ascii="Times New Roman" w:cs="Times New Roman" w:eastAsia="Times New Roman" w:hAnsi="Times New Roman"/>
          <w:rtl w:val="0"/>
        </w:rPr>
        <w:t xml:space="preserve"> palaeognath birds in Australia (Yonezawa et al. 2017)</w:t>
      </w:r>
      <w:commentRangeEnd w:id="31"/>
      <w:r w:rsidDel="00000000" w:rsidR="00000000" w:rsidRPr="00000000">
        <w:commentReference w:id="31"/>
      </w:r>
      <w:r w:rsidDel="00000000" w:rsidR="00000000" w:rsidRPr="00000000">
        <w:rPr>
          <w:rFonts w:ascii="Times New Roman" w:cs="Times New Roman" w:eastAsia="Times New Roman" w:hAnsi="Times New Roman"/>
          <w:rtl w:val="0"/>
        </w:rPr>
        <w:t xml:space="preserve">, or marsupial mammals in Australia and North America (May-Collado et al. 2015). </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might also be a major driver of diversity, diversification and biogeographic patterns (Jablonski 2001; Seeholzer and Brumfield 2023). Specifically, extinction events are known not only to underlie current patterns of species richness (Pyron 2014a; Meseguer and Condamine 2020) but also to importantly affect other facets of biodiversity (Erwin 2008; Pimiento et al. 2020; Brocklehurst et al. 2021). Extinction might </w:t>
      </w:r>
      <w:sdt>
        <w:sdtPr>
          <w:tag w:val="goog_rdk_564"/>
        </w:sdtPr>
        <w:sdtContent>
          <w:del w:author="Guillermo Navalón" w:id="274" w:date="2023-08-13T13:57:02Z">
            <w:r w:rsidDel="00000000" w:rsidR="00000000" w:rsidRPr="00000000">
              <w:rPr>
                <w:rFonts w:ascii="Times New Roman" w:cs="Times New Roman" w:eastAsia="Times New Roman" w:hAnsi="Times New Roman"/>
                <w:rtl w:val="0"/>
              </w:rPr>
              <w:delText xml:space="preserve">act generating both </w:delText>
            </w:r>
          </w:del>
        </w:sdtContent>
      </w:sdt>
      <w:sdt>
        <w:sdtPr>
          <w:tag w:val="goog_rdk_565"/>
        </w:sdtPr>
        <w:sdtContent>
          <w:ins w:author="Guillermo Navalón" w:id="274" w:date="2023-08-13T13:57:02Z">
            <w:r w:rsidDel="00000000" w:rsidR="00000000" w:rsidRPr="00000000">
              <w:rPr>
                <w:rFonts w:ascii="Times New Roman" w:cs="Times New Roman" w:eastAsia="Times New Roman" w:hAnsi="Times New Roman"/>
                <w:rtl w:val="0"/>
              </w:rPr>
              <w:t xml:space="preserve"> both </w:t>
            </w:r>
          </w:ins>
        </w:sdtContent>
      </w:sdt>
      <w:r w:rsidDel="00000000" w:rsidR="00000000" w:rsidRPr="00000000">
        <w:rPr>
          <w:rFonts w:ascii="Times New Roman" w:cs="Times New Roman" w:eastAsia="Times New Roman" w:hAnsi="Times New Roman"/>
          <w:rtl w:val="0"/>
        </w:rPr>
        <w:t xml:space="preserve">increas</w:t>
      </w:r>
      <w:sdt>
        <w:sdtPr>
          <w:tag w:val="goog_rdk_566"/>
        </w:sdtPr>
        <w:sdtContent>
          <w:ins w:author="Guillermo Navalón" w:id="275" w:date="2023-08-13T13:57:08Z">
            <w:r w:rsidDel="00000000" w:rsidR="00000000" w:rsidRPr="00000000">
              <w:rPr>
                <w:rFonts w:ascii="Times New Roman" w:cs="Times New Roman" w:eastAsia="Times New Roman" w:hAnsi="Times New Roman"/>
                <w:rtl w:val="0"/>
              </w:rPr>
              <w:t xml:space="preserve">e</w:t>
            </w:r>
          </w:ins>
        </w:sdtContent>
      </w:sdt>
      <w:sdt>
        <w:sdtPr>
          <w:tag w:val="goog_rdk_567"/>
        </w:sdtPr>
        <w:sdtContent>
          <w:del w:author="Guillermo Navalón" w:id="275" w:date="2023-08-13T13:57:08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and decreas</w:t>
      </w:r>
      <w:sdt>
        <w:sdtPr>
          <w:tag w:val="goog_rdk_568"/>
        </w:sdtPr>
        <w:sdtContent>
          <w:ins w:author="Guillermo Navalón" w:id="276" w:date="2023-08-13T13:57:11Z">
            <w:r w:rsidDel="00000000" w:rsidR="00000000" w:rsidRPr="00000000">
              <w:rPr>
                <w:rFonts w:ascii="Times New Roman" w:cs="Times New Roman" w:eastAsia="Times New Roman" w:hAnsi="Times New Roman"/>
                <w:rtl w:val="0"/>
              </w:rPr>
              <w:t xml:space="preserve">e</w:t>
            </w:r>
          </w:ins>
        </w:sdtContent>
      </w:sdt>
      <w:sdt>
        <w:sdtPr>
          <w:tag w:val="goog_rdk_569"/>
        </w:sdtPr>
        <w:sdtContent>
          <w:del w:author="Guillermo Navalón" w:id="276" w:date="2023-08-13T13:57:11Z">
            <w:r w:rsidDel="00000000" w:rsidR="00000000" w:rsidRPr="00000000">
              <w:rPr>
                <w:rFonts w:ascii="Times New Roman" w:cs="Times New Roman" w:eastAsia="Times New Roman" w:hAnsi="Times New Roman"/>
                <w:rtl w:val="0"/>
              </w:rPr>
              <w:delText xml:space="preserve">ing</w:delText>
            </w:r>
          </w:del>
        </w:sdtContent>
      </w:sdt>
      <w:r w:rsidDel="00000000" w:rsidR="00000000" w:rsidRPr="00000000">
        <w:rPr>
          <w:rFonts w:ascii="Times New Roman" w:cs="Times New Roman" w:eastAsia="Times New Roman" w:hAnsi="Times New Roman"/>
          <w:rtl w:val="0"/>
        </w:rPr>
        <w:t xml:space="preserve"> phylogenetic diversity, depending on the age of the lineages more prone to</w:t>
      </w:r>
      <w:sdt>
        <w:sdtPr>
          <w:tag w:val="goog_rdk_570"/>
        </w:sdtPr>
        <w:sdtContent>
          <w:ins w:author="Guillermo Navalón" w:id="277" w:date="2023-08-13T13:57:23Z">
            <w:r w:rsidDel="00000000" w:rsidR="00000000" w:rsidRPr="00000000">
              <w:rPr>
                <w:rFonts w:ascii="Times New Roman" w:cs="Times New Roman" w:eastAsia="Times New Roman" w:hAnsi="Times New Roman"/>
                <w:rtl w:val="0"/>
              </w:rPr>
              <w:t xml:space="preserve"> experience</w:t>
            </w:r>
          </w:ins>
        </w:sdtContent>
      </w:sdt>
      <w:r w:rsidDel="00000000" w:rsidR="00000000" w:rsidRPr="00000000">
        <w:rPr>
          <w:rFonts w:ascii="Times New Roman" w:cs="Times New Roman" w:eastAsia="Times New Roman" w:hAnsi="Times New Roman"/>
          <w:rtl w:val="0"/>
        </w:rPr>
        <w:t xml:space="preserve"> extinction (Daru et al. 2017). High residual PD regions might result from the </w:t>
      </w:r>
      <w:sdt>
        <w:sdtPr>
          <w:tag w:val="goog_rdk_571"/>
        </w:sdtPr>
        <w:sdtContent>
          <w:ins w:author="Guillermo Navalón" w:id="278" w:date="2023-08-13T13:57:40Z">
            <w:r w:rsidDel="00000000" w:rsidR="00000000" w:rsidRPr="00000000">
              <w:rPr>
                <w:rFonts w:ascii="Times New Roman" w:cs="Times New Roman" w:eastAsia="Times New Roman" w:hAnsi="Times New Roman"/>
                <w:rtl w:val="0"/>
              </w:rPr>
              <w:t xml:space="preserve">higher </w:t>
            </w:r>
          </w:ins>
        </w:sdtContent>
      </w:sdt>
      <w:r w:rsidDel="00000000" w:rsidR="00000000" w:rsidRPr="00000000">
        <w:rPr>
          <w:rFonts w:ascii="Times New Roman" w:cs="Times New Roman" w:eastAsia="Times New Roman" w:hAnsi="Times New Roman"/>
          <w:rtl w:val="0"/>
        </w:rPr>
        <w:t xml:space="preserve">extinction</w:t>
      </w:r>
      <w:sdt>
        <w:sdtPr>
          <w:tag w:val="goog_rdk_572"/>
        </w:sdtPr>
        <w:sdtContent>
          <w:ins w:author="Guillermo Navalón" w:id="279" w:date="2023-08-13T13:57:43Z">
            <w:r w:rsidDel="00000000" w:rsidR="00000000" w:rsidRPr="00000000">
              <w:rPr>
                <w:rFonts w:ascii="Times New Roman" w:cs="Times New Roman" w:eastAsia="Times New Roman" w:hAnsi="Times New Roman"/>
                <w:rtl w:val="0"/>
              </w:rPr>
              <w:t xml:space="preserve"> rates</w:t>
            </w:r>
          </w:ins>
        </w:sdtContent>
      </w:sdt>
      <w:r w:rsidDel="00000000" w:rsidR="00000000" w:rsidRPr="00000000">
        <w:rPr>
          <w:rFonts w:ascii="Times New Roman" w:cs="Times New Roman" w:eastAsia="Times New Roman" w:hAnsi="Times New Roman"/>
          <w:rtl w:val="0"/>
        </w:rPr>
        <w:t xml:space="preserve"> of species from relatively recent radiations, mainly reducing </w:t>
      </w:r>
      <w:sdt>
        <w:sdtPr>
          <w:tag w:val="goog_rdk_573"/>
        </w:sdtPr>
        <w:sdtContent>
          <w:ins w:author="Guillermo Navalón" w:id="280" w:date="2023-08-13T13:57:56Z">
            <w:r w:rsidDel="00000000" w:rsidR="00000000" w:rsidRPr="00000000">
              <w:rPr>
                <w:rFonts w:ascii="Times New Roman" w:cs="Times New Roman" w:eastAsia="Times New Roman" w:hAnsi="Times New Roman"/>
                <w:rtl w:val="0"/>
              </w:rPr>
              <w:t xml:space="preserve">species assemblages </w:t>
            </w:r>
          </w:ins>
        </w:sdtContent>
      </w:sdt>
      <w:sdt>
        <w:sdtPr>
          <w:tag w:val="goog_rdk_574"/>
        </w:sdtPr>
        <w:sdtContent>
          <w:del w:author="Guillermo Navalón" w:id="280" w:date="2023-08-13T13:57:56Z">
            <w:r w:rsidDel="00000000" w:rsidR="00000000" w:rsidRPr="00000000">
              <w:rPr>
                <w:rFonts w:ascii="Times New Roman" w:cs="Times New Roman" w:eastAsia="Times New Roman" w:hAnsi="Times New Roman"/>
                <w:rtl w:val="0"/>
              </w:rPr>
              <w:delText xml:space="preserve">c</w:delText>
            </w:r>
          </w:del>
        </w:sdtContent>
      </w:sdt>
      <w:sdt>
        <w:sdtPr>
          <w:tag w:val="goog_rdk_575"/>
        </w:sdtPr>
        <w:sdtContent>
          <w:del w:author="Guillermo Navalón" w:id="281" w:date="2023-08-13T13:58:03Z">
            <w:r w:rsidDel="00000000" w:rsidR="00000000" w:rsidRPr="00000000">
              <w:rPr>
                <w:rFonts w:ascii="Times New Roman" w:cs="Times New Roman" w:eastAsia="Times New Roman" w:hAnsi="Times New Roman"/>
                <w:rtl w:val="0"/>
              </w:rPr>
              <w:delText xml:space="preserve">ommunities</w:delText>
            </w:r>
          </w:del>
        </w:sdtContent>
      </w:sdt>
      <w:r w:rsidDel="00000000" w:rsidR="00000000" w:rsidRPr="00000000">
        <w:rPr>
          <w:rFonts w:ascii="Times New Roman" w:cs="Times New Roman" w:eastAsia="Times New Roman" w:hAnsi="Times New Roman"/>
          <w:rtl w:val="0"/>
        </w:rPr>
        <w:t xml:space="preserve"> to </w:t>
      </w:r>
      <w:sdt>
        <w:sdtPr>
          <w:tag w:val="goog_rdk_576"/>
        </w:sdtPr>
        <w:sdtContent>
          <w:ins w:author="Guillermo Navalón" w:id="282" w:date="2023-08-13T13:58:08Z">
            <w:r w:rsidDel="00000000" w:rsidR="00000000" w:rsidRPr="00000000">
              <w:rPr>
                <w:rFonts w:ascii="Times New Roman" w:cs="Times New Roman" w:eastAsia="Times New Roman" w:hAnsi="Times New Roman"/>
                <w:rtl w:val="0"/>
              </w:rPr>
              <w:t xml:space="preserve">taxa</w:t>
            </w:r>
          </w:ins>
        </w:sdtContent>
      </w:sdt>
      <w:sdt>
        <w:sdtPr>
          <w:tag w:val="goog_rdk_577"/>
        </w:sdtPr>
        <w:sdtContent>
          <w:del w:author="Guillermo Navalón" w:id="282" w:date="2023-08-13T13:58:08Z">
            <w:r w:rsidDel="00000000" w:rsidR="00000000" w:rsidRPr="00000000">
              <w:rPr>
                <w:rFonts w:ascii="Times New Roman" w:cs="Times New Roman" w:eastAsia="Times New Roman" w:hAnsi="Times New Roman"/>
                <w:rtl w:val="0"/>
              </w:rPr>
              <w:delText xml:space="preserve">species </w:delText>
            </w:r>
          </w:del>
        </w:sdtContent>
      </w:sdt>
      <w:sdt>
        <w:sdtPr>
          <w:tag w:val="goog_rdk_578"/>
        </w:sdtPr>
        <w:sdtContent>
          <w:ins w:author="Guillermo Navalón" w:id="282" w:date="2023-08-13T13:58:08Z">
            <w:r w:rsidDel="00000000" w:rsidR="00000000" w:rsidRPr="00000000">
              <w:rPr>
                <w:rFonts w:ascii="Times New Roman" w:cs="Times New Roman" w:eastAsia="Times New Roman" w:hAnsi="Times New Roman"/>
                <w:rtl w:val="0"/>
              </w:rPr>
              <w:t xml:space="preserve"> </w:t>
            </w:r>
          </w:ins>
        </w:sdtContent>
      </w:sdt>
      <w:r w:rsidDel="00000000" w:rsidR="00000000" w:rsidRPr="00000000">
        <w:rPr>
          <w:rFonts w:ascii="Times New Roman" w:cs="Times New Roman" w:eastAsia="Times New Roman" w:hAnsi="Times New Roman"/>
          <w:rtl w:val="0"/>
        </w:rPr>
        <w:t xml:space="preserve">with</w:t>
      </w:r>
      <w:sdt>
        <w:sdtPr>
          <w:tag w:val="goog_rdk_579"/>
        </w:sdtPr>
        <w:sdtContent>
          <w:ins w:author="Guillermo Navalón" w:id="283" w:date="2023-08-13T13:58:23Z">
            <w:r w:rsidDel="00000000" w:rsidR="00000000" w:rsidRPr="00000000">
              <w:rPr>
                <w:rFonts w:ascii="Times New Roman" w:cs="Times New Roman" w:eastAsia="Times New Roman" w:hAnsi="Times New Roman"/>
                <w:rtl w:val="0"/>
              </w:rPr>
              <w:t xml:space="preserve"> more</w:t>
            </w:r>
          </w:ins>
        </w:sdtContent>
      </w:sdt>
      <w:r w:rsidDel="00000000" w:rsidR="00000000" w:rsidRPr="00000000">
        <w:rPr>
          <w:rFonts w:ascii="Times New Roman" w:cs="Times New Roman" w:eastAsia="Times New Roman" w:hAnsi="Times New Roman"/>
          <w:rtl w:val="0"/>
        </w:rPr>
        <w:t xml:space="preserve"> </w:t>
      </w:r>
      <w:sdt>
        <w:sdtPr>
          <w:tag w:val="goog_rdk_580"/>
        </w:sdtPr>
        <w:sdtContent>
          <w:del w:author="Guillermo Navalón" w:id="284" w:date="2023-08-13T13:58:15Z">
            <w:r w:rsidDel="00000000" w:rsidR="00000000" w:rsidRPr="00000000">
              <w:rPr>
                <w:rFonts w:ascii="Times New Roman" w:cs="Times New Roman" w:eastAsia="Times New Roman" w:hAnsi="Times New Roman"/>
                <w:rtl w:val="0"/>
              </w:rPr>
              <w:delText xml:space="preserve">a </w:delText>
            </w:r>
          </w:del>
        </w:sdtContent>
      </w:sdt>
      <w:r w:rsidDel="00000000" w:rsidR="00000000" w:rsidRPr="00000000">
        <w:rPr>
          <w:rFonts w:ascii="Times New Roman" w:cs="Times New Roman" w:eastAsia="Times New Roman" w:hAnsi="Times New Roman"/>
          <w:rtl w:val="0"/>
        </w:rPr>
        <w:t xml:space="preserve">distant evolutionary relationship</w:t>
      </w:r>
      <w:sdt>
        <w:sdtPr>
          <w:tag w:val="goog_rdk_581"/>
        </w:sdtPr>
        <w:sdtContent>
          <w:ins w:author="Guillermo Navalón" w:id="285" w:date="2023-08-13T13:58:26Z">
            <w:r w:rsidDel="00000000" w:rsidR="00000000" w:rsidRPr="00000000">
              <w:rPr>
                <w:rFonts w:ascii="Times New Roman" w:cs="Times New Roman" w:eastAsia="Times New Roman" w:hAnsi="Times New Roman"/>
                <w:rtl w:val="0"/>
              </w:rPr>
              <w:t xml:space="preserve">s</w:t>
            </w:r>
          </w:ins>
        </w:sdtContent>
      </w:sdt>
      <w:r w:rsidDel="00000000" w:rsidR="00000000" w:rsidRPr="00000000">
        <w:rPr>
          <w:rFonts w:ascii="Times New Roman" w:cs="Times New Roman" w:eastAsia="Times New Roman" w:hAnsi="Times New Roman"/>
          <w:rtl w:val="0"/>
        </w:rPr>
        <w:t xml:space="preserve">, while low residual PD may arise in regions where extinction rates are higher for relatively old diversity (Vasconcelos et al. 2022). The exploration of extinction dynamics and, critically, the inclusion of fossil data</w:t>
      </w:r>
      <w:sdt>
        <w:sdtPr>
          <w:tag w:val="goog_rdk_582"/>
        </w:sdtPr>
        <w:sdtContent>
          <w:ins w:author="Guillermo Navalón" w:id="286" w:date="2023-08-13T13:55:34Z">
            <w:r w:rsidDel="00000000" w:rsidR="00000000" w:rsidRPr="00000000">
              <w:rPr>
                <w:rFonts w:ascii="Times New Roman" w:cs="Times New Roman" w:eastAsia="Times New Roman" w:hAnsi="Times New Roman"/>
                <w:rtl w:val="0"/>
              </w:rPr>
              <w:t xml:space="preserve"> (which allows to better estimate extinction and critically, deeper speciation events)</w:t>
            </w:r>
          </w:ins>
        </w:sdtContent>
      </w:sdt>
      <w:r w:rsidDel="00000000" w:rsidR="00000000" w:rsidRPr="00000000">
        <w:rPr>
          <w:rFonts w:ascii="Times New Roman" w:cs="Times New Roman" w:eastAsia="Times New Roman" w:hAnsi="Times New Roman"/>
          <w:rtl w:val="0"/>
        </w:rPr>
        <w:t xml:space="preserve">, will help to further disentangle the factors underlying this and other geographic patterns of vertebrate diversity.</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sdt>
      <w:sdtPr>
        <w:tag w:val="goog_rdk_585"/>
      </w:sdtPr>
      <w:sdtContent>
        <w:p w:rsidR="00000000" w:rsidDel="00000000" w:rsidP="00000000" w:rsidRDefault="00000000" w:rsidRPr="00000000" w14:paraId="00000068">
          <w:pPr>
            <w:jc w:val="both"/>
            <w:rPr>
              <w:del w:author="Guillermo Navalón" w:id="287" w:date="2023-08-13T14:06:53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variety of factors that might be generating residual PD geographic patterns is consistent with previous results indicating that the distribution of diversity is strongly subjected both to extrinsic (e.g., the paleogeographic history) and intrinsic (e.g., ecomorphological or niche-related) factors (Pyron 2014b; Menéndez et al. 2021). In this sense, mountainous regions (a universally recognized driver of diversity and evolutionary processes; Hoorn et al. 2010; Rahbek et al. 2019; Perrigo et al. 2020) can have very different ecological roles depending on how the species’ ecological preferences relate to environmental features. Namely, they can act as a source of new diversity, promoting speciation due to habitat diversity across an elevational gradient (especially in the tropics; Cadena et al. 2011) or constituting dispersal barriers (e.g., Miller et al. 2008), and they have also been reported as important refugia and reserves of cold- or humid-adapted diversity during periods of climate warming and aridification events (Hampe and Jump 2011; Fjeldså et al. 2012). Likewise, deserts, which have been recurrently considered sinks of diversity (i.e., regions harboring distantly related species due to a lack of within-system diversification; Crisp et al. 2009) might in fact harbor low levels of residual PD, like the Australian deserts for squamates and the North American deserts for birds, mammals and squamates (Fig. 2), which in many cases might reflect large radiations of certain clades adapted to the arid conditions (e.g., Wiens et al. 2013; Rabosky et al. 2014)</w:t>
          </w:r>
          <w:sdt>
            <w:sdtPr>
              <w:tag w:val="goog_rdk_583"/>
            </w:sdtPr>
            <w:sdtContent>
              <w:commentRangeStart w:id="32"/>
            </w:sdtContent>
          </w:sdt>
          <w:r w:rsidDel="00000000" w:rsidR="00000000" w:rsidRPr="00000000">
            <w:rPr>
              <w:rFonts w:ascii="Times New Roman" w:cs="Times New Roman" w:eastAsia="Times New Roman" w:hAnsi="Times New Roman"/>
              <w:rtl w:val="0"/>
            </w:rPr>
            <w:t xml:space="preserve">.</w:t>
          </w:r>
          <w:commentRangeEnd w:id="32"/>
          <w:r w:rsidDel="00000000" w:rsidR="00000000" w:rsidRPr="00000000">
            <w:commentReference w:id="32"/>
          </w:r>
          <w:r w:rsidDel="00000000" w:rsidR="00000000" w:rsidRPr="00000000">
            <w:rPr>
              <w:rFonts w:ascii="Times New Roman" w:cs="Times New Roman" w:eastAsia="Times New Roman" w:hAnsi="Times New Roman"/>
              <w:rtl w:val="0"/>
            </w:rPr>
            <w:t xml:space="preserve"> </w:t>
          </w:r>
          <w:sdt>
            <w:sdtPr>
              <w:tag w:val="goog_rdk_584"/>
            </w:sdtPr>
            <w:sdtContent>
              <w:del w:author="Guillermo Navalón" w:id="287" w:date="2023-08-13T14:06:53Z">
                <w:r w:rsidDel="00000000" w:rsidR="00000000" w:rsidRPr="00000000">
                  <w:rPr>
                    <w:rtl w:val="0"/>
                  </w:rPr>
                </w:r>
              </w:del>
            </w:sdtContent>
          </w:sdt>
        </w:p>
      </w:sdtContent>
    </w:sdt>
    <w:sdt>
      <w:sdtPr>
        <w:tag w:val="goog_rdk_587"/>
      </w:sdtPr>
      <w:sdtContent>
        <w:p w:rsidR="00000000" w:rsidDel="00000000" w:rsidP="00000000" w:rsidRDefault="00000000" w:rsidRPr="00000000" w14:paraId="00000069">
          <w:pPr>
            <w:jc w:val="both"/>
            <w:rPr>
              <w:del w:author="Guillermo Navalón" w:id="287" w:date="2023-08-13T14:06:53Z"/>
              <w:rFonts w:ascii="Times New Roman" w:cs="Times New Roman" w:eastAsia="Times New Roman" w:hAnsi="Times New Roman"/>
            </w:rPr>
          </w:pPr>
          <w:sdt>
            <w:sdtPr>
              <w:tag w:val="goog_rdk_586"/>
            </w:sdtPr>
            <w:sdtContent>
              <w:del w:author="Guillermo Navalón" w:id="287" w:date="2023-08-13T14:06:53Z">
                <w:r w:rsidDel="00000000" w:rsidR="00000000" w:rsidRPr="00000000">
                  <w:rPr>
                    <w:rtl w:val="0"/>
                  </w:rPr>
                </w:r>
              </w:del>
            </w:sdtContent>
          </w:sdt>
        </w:p>
      </w:sdtContent>
    </w:sdt>
    <w:sdt>
      <w:sdtPr>
        <w:tag w:val="goog_rdk_593"/>
      </w:sdtPr>
      <w:sdtContent>
        <w:p w:rsidR="00000000" w:rsidDel="00000000" w:rsidP="00000000" w:rsidRDefault="00000000" w:rsidRPr="00000000" w14:paraId="0000006A">
          <w:pPr>
            <w:jc w:val="both"/>
            <w:rPr>
              <w:ins w:author="Guillermo Navalón" w:id="291" w:date="2023-08-13T14:06:51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ecological versatility of physiographic features might be responsible for the lack of a clear relationship between environmental variables and residual PD (Supp. Figs. 8-13), although some segregation is apparent in the climate space between the regions of highest and lowest residual PD, especially in birds and mammals (Fig. 5), which might be explained by fundamental physiological</w:t>
          </w:r>
          <w:sdt>
            <w:sdtPr>
              <w:tag w:val="goog_rdk_588"/>
            </w:sdtPr>
            <w:sdtContent>
              <w:del w:author="Guillermo Navalón" w:id="288" w:date="2023-08-13T14:04:54Z">
                <w:r w:rsidDel="00000000" w:rsidR="00000000" w:rsidRPr="00000000">
                  <w:rPr>
                    <w:rFonts w:ascii="Times New Roman" w:cs="Times New Roman" w:eastAsia="Times New Roman" w:hAnsi="Times New Roman"/>
                    <w:rtl w:val="0"/>
                  </w:rPr>
                  <w:delText xml:space="preserve">ly imposed</w:delText>
                </w:r>
              </w:del>
            </w:sdtContent>
          </w:sdt>
          <w:r w:rsidDel="00000000" w:rsidR="00000000" w:rsidRPr="00000000">
            <w:rPr>
              <w:rFonts w:ascii="Times New Roman" w:cs="Times New Roman" w:eastAsia="Times New Roman" w:hAnsi="Times New Roman"/>
              <w:rtl w:val="0"/>
            </w:rPr>
            <w:t xml:space="preserve"> differences </w:t>
          </w:r>
          <w:sdt>
            <w:sdtPr>
              <w:tag w:val="goog_rdk_589"/>
            </w:sdtPr>
            <w:sdtContent>
              <w:ins w:author="Guillermo Navalón" w:id="289" w:date="2023-08-13T14:05:02Z">
                <w:r w:rsidDel="00000000" w:rsidR="00000000" w:rsidRPr="00000000">
                  <w:rPr>
                    <w:rFonts w:ascii="Times New Roman" w:cs="Times New Roman" w:eastAsia="Times New Roman" w:hAnsi="Times New Roman"/>
                    <w:rtl w:val="0"/>
                  </w:rPr>
                  <w:t xml:space="preserve">between </w:t>
                </w:r>
              </w:ins>
            </w:sdtContent>
          </w:sdt>
          <w:sdt>
            <w:sdtPr>
              <w:tag w:val="goog_rdk_590"/>
            </w:sdtPr>
            <w:sdtContent>
              <w:del w:author="Guillermo Navalón" w:id="289" w:date="2023-08-13T14:05:02Z">
                <w:r w:rsidDel="00000000" w:rsidR="00000000" w:rsidRPr="00000000">
                  <w:rPr>
                    <w:rFonts w:ascii="Times New Roman" w:cs="Times New Roman" w:eastAsia="Times New Roman" w:hAnsi="Times New Roman"/>
                    <w:rtl w:val="0"/>
                  </w:rPr>
                  <w:delText xml:space="preserve">in how </w:delText>
                </w:r>
              </w:del>
            </w:sdtContent>
          </w:sdt>
          <w:r w:rsidDel="00000000" w:rsidR="00000000" w:rsidRPr="00000000">
            <w:rPr>
              <w:rFonts w:ascii="Times New Roman" w:cs="Times New Roman" w:eastAsia="Times New Roman" w:hAnsi="Times New Roman"/>
              <w:rtl w:val="0"/>
            </w:rPr>
            <w:t xml:space="preserve">endotherms and ectotherms </w:t>
          </w:r>
          <w:sdt>
            <w:sdtPr>
              <w:tag w:val="goog_rdk_591"/>
            </w:sdtPr>
            <w:sdtContent>
              <w:del w:author="Guillermo Navalón" w:id="290" w:date="2023-08-13T14:05:08Z">
                <w:r w:rsidDel="00000000" w:rsidR="00000000" w:rsidRPr="00000000">
                  <w:rPr>
                    <w:rFonts w:ascii="Times New Roman" w:cs="Times New Roman" w:eastAsia="Times New Roman" w:hAnsi="Times New Roman"/>
                    <w:rtl w:val="0"/>
                  </w:rPr>
                  <w:delText xml:space="preserve">interact with the environment </w:delText>
                </w:r>
              </w:del>
            </w:sdtContent>
          </w:sdt>
          <w:r w:rsidDel="00000000" w:rsidR="00000000" w:rsidRPr="00000000">
            <w:rPr>
              <w:rFonts w:ascii="Times New Roman" w:cs="Times New Roman" w:eastAsia="Times New Roman" w:hAnsi="Times New Roman"/>
              <w:rtl w:val="0"/>
            </w:rPr>
            <w:t xml:space="preserve">(Buckley et al. 2012).</w:t>
          </w:r>
          <w:sdt>
            <w:sdtPr>
              <w:tag w:val="goog_rdk_592"/>
            </w:sdtPr>
            <w:sdtContent>
              <w:ins w:author="Guillermo Navalón" w:id="291" w:date="2023-08-13T14:06:51Z">
                <w:r w:rsidDel="00000000" w:rsidR="00000000" w:rsidRPr="00000000">
                  <w:rPr>
                    <w:rtl w:val="0"/>
                  </w:rPr>
                </w:r>
              </w:ins>
            </w:sdtContent>
          </w:sdt>
        </w:p>
      </w:sdtContent>
    </w:sdt>
    <w:sdt>
      <w:sdtPr>
        <w:tag w:val="goog_rdk_595"/>
      </w:sdtPr>
      <w:sdtContent>
        <w:p w:rsidR="00000000" w:rsidDel="00000000" w:rsidP="00000000" w:rsidRDefault="00000000" w:rsidRPr="00000000" w14:paraId="0000006B">
          <w:pPr>
            <w:jc w:val="both"/>
            <w:rPr>
              <w:ins w:author="Guillermo Navalón" w:id="291" w:date="2023-08-13T14:06:51Z"/>
              <w:rFonts w:ascii="Times New Roman" w:cs="Times New Roman" w:eastAsia="Times New Roman" w:hAnsi="Times New Roman"/>
            </w:rPr>
          </w:pPr>
          <w:sdt>
            <w:sdtPr>
              <w:tag w:val="goog_rdk_594"/>
            </w:sdtPr>
            <w:sdtContent>
              <w:ins w:author="Guillermo Navalón" w:id="291" w:date="2023-08-13T14:06:51Z">
                <w:r w:rsidDel="00000000" w:rsidR="00000000" w:rsidRPr="00000000">
                  <w:rPr>
                    <w:rtl w:val="0"/>
                  </w:rPr>
                </w:r>
              </w:ins>
            </w:sdtContent>
          </w:sdt>
        </w:p>
      </w:sdtContent>
    </w:sdt>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Additionally, the fact that multiple processes can lead to similar patterns of residual PD probably explain why we did not find a </w:t>
      </w:r>
      <w:sdt>
        <w:sdtPr>
          <w:tag w:val="goog_rdk_596"/>
        </w:sdtPr>
        <w:sdtContent>
          <w:ins w:author="Guillermo Navalón" w:id="292" w:date="2023-08-13T14:05:21Z">
            <w:r w:rsidDel="00000000" w:rsidR="00000000" w:rsidRPr="00000000">
              <w:rPr>
                <w:rFonts w:ascii="Times New Roman" w:cs="Times New Roman" w:eastAsia="Times New Roman" w:hAnsi="Times New Roman"/>
                <w:rtl w:val="0"/>
              </w:rPr>
              <w:t xml:space="preserve">straightforward </w:t>
            </w:r>
          </w:ins>
        </w:sdtContent>
      </w:sdt>
      <w:sdt>
        <w:sdtPr>
          <w:tag w:val="goog_rdk_597"/>
        </w:sdtPr>
        <w:sdtContent>
          <w:del w:author="Guillermo Navalón" w:id="292" w:date="2023-08-13T14:05:21Z">
            <w:r w:rsidDel="00000000" w:rsidR="00000000" w:rsidRPr="00000000">
              <w:rPr>
                <w:rFonts w:ascii="Times New Roman" w:cs="Times New Roman" w:eastAsia="Times New Roman" w:hAnsi="Times New Roman"/>
                <w:rtl w:val="0"/>
              </w:rPr>
              <w:delText xml:space="preserve">clear </w:delText>
            </w:r>
          </w:del>
        </w:sdtContent>
      </w:sdt>
      <w:r w:rsidDel="00000000" w:rsidR="00000000" w:rsidRPr="00000000">
        <w:rPr>
          <w:rFonts w:ascii="Times New Roman" w:cs="Times New Roman" w:eastAsia="Times New Roman" w:hAnsi="Times New Roman"/>
          <w:rtl w:val="0"/>
        </w:rPr>
        <w:t xml:space="preserve">effect of evolutionary time or lineage accumulation dynamics on the differences between regions of high and low residual PD (Supp. Figs. 4-7). While time has been reported as a primary driver of diversity gradients in some systems (e.g., Miller and Román-Palacios 2021) and might be reflected in age differences among biotas in different regions</w:t>
      </w:r>
      <w:sdt>
        <w:sdtPr>
          <w:tag w:val="goog_rdk_598"/>
        </w:sdtPr>
        <w:sdtContent>
          <w:ins w:author="Guillermo Navalón" w:id="293" w:date="2023-08-13T14:07:09Z">
            <w:r w:rsidDel="00000000" w:rsidR="00000000" w:rsidRPr="00000000">
              <w:rPr>
                <w:rFonts w:ascii="Times New Roman" w:cs="Times New Roman" w:eastAsia="Times New Roman" w:hAnsi="Times New Roman"/>
                <w:rtl w:val="0"/>
              </w:rPr>
              <w:t xml:space="preserve"> (ref?)</w:t>
            </w:r>
          </w:ins>
        </w:sdtContent>
      </w:sdt>
      <w:r w:rsidDel="00000000" w:rsidR="00000000" w:rsidRPr="00000000">
        <w:rPr>
          <w:rFonts w:ascii="Times New Roman" w:cs="Times New Roman" w:eastAsia="Times New Roman" w:hAnsi="Times New Roman"/>
          <w:rtl w:val="0"/>
        </w:rPr>
        <w:t xml:space="preserve">, here we did not find the expected relationship between more closely related</w:t>
      </w:r>
      <w:sdt>
        <w:sdtPr>
          <w:tag w:val="goog_rdk_599"/>
        </w:sdtPr>
        <w:sdtContent>
          <w:ins w:author="Guillermo Navalón" w:id="294" w:date="2023-08-13T14:07:28Z">
            <w:r w:rsidDel="00000000" w:rsidR="00000000" w:rsidRPr="00000000">
              <w:rPr>
                <w:rFonts w:ascii="Times New Roman" w:cs="Times New Roman" w:eastAsia="Times New Roman" w:hAnsi="Times New Roman"/>
                <w:rtl w:val="0"/>
              </w:rPr>
              <w:t xml:space="preserve"> species assemblages</w:t>
            </w:r>
          </w:ins>
        </w:sdtContent>
      </w:sdt>
      <w:sdt>
        <w:sdtPr>
          <w:tag w:val="goog_rdk_600"/>
        </w:sdtPr>
        <w:sdtContent>
          <w:del w:author="Guillermo Navalón" w:id="294" w:date="2023-08-13T14:07:28Z">
            <w:r w:rsidDel="00000000" w:rsidR="00000000" w:rsidRPr="00000000">
              <w:rPr>
                <w:rFonts w:ascii="Times New Roman" w:cs="Times New Roman" w:eastAsia="Times New Roman" w:hAnsi="Times New Roman"/>
                <w:rtl w:val="0"/>
              </w:rPr>
              <w:delText xml:space="preserve"> lineages</w:delText>
            </w:r>
          </w:del>
        </w:sdtContent>
      </w:sdt>
      <w:r w:rsidDel="00000000" w:rsidR="00000000" w:rsidRPr="00000000">
        <w:rPr>
          <w:rFonts w:ascii="Times New Roman" w:cs="Times New Roman" w:eastAsia="Times New Roman" w:hAnsi="Times New Roman"/>
          <w:rtl w:val="0"/>
        </w:rPr>
        <w:t xml:space="preserve"> (low residual PD) and younger </w:t>
      </w:r>
      <w:sdt>
        <w:sdtPr>
          <w:tag w:val="goog_rdk_601"/>
        </w:sdtPr>
        <w:sdtContent>
          <w:ins w:author="Guillermo Navalón" w:id="295" w:date="2023-08-13T14:07:38Z">
            <w:r w:rsidDel="00000000" w:rsidR="00000000" w:rsidRPr="00000000">
              <w:rPr>
                <w:rFonts w:ascii="Times New Roman" w:cs="Times New Roman" w:eastAsia="Times New Roman" w:hAnsi="Times New Roman"/>
                <w:rtl w:val="0"/>
              </w:rPr>
              <w:t xml:space="preserve">origination </w:t>
            </w:r>
          </w:ins>
        </w:sdtContent>
      </w:sdt>
      <w:r w:rsidDel="00000000" w:rsidR="00000000" w:rsidRPr="00000000">
        <w:rPr>
          <w:rFonts w:ascii="Times New Roman" w:cs="Times New Roman" w:eastAsia="Times New Roman" w:hAnsi="Times New Roman"/>
          <w:rtl w:val="0"/>
        </w:rPr>
        <w:t xml:space="preserve">ages. Likewise, a differential pattern of lineage accumulation between regions of high and low residual PD would be a plausible expectation. Specifically, as potential scenarios, we could expect a relatively linear or constant accumulation of species in regions of high residual PD, maybe resulting in the maintenance of ancient lineages, while in regions of low residual PD we might expect a community build-up marked by alternating periods of high diversification and stasis in lineage dynamics. However, our results show an ambiguous pattern in this respect, without a clear segregation between regions of low and high residual PD. This, together with the mild differences in recent speciation between species from low and high residual PD regions (Figs. 3 and 4), might be an indicative that the phylogenetic patterns of extant species alone cannot account for the evolutionary dynamics we found across vertebrate clades, which in turn suggests that dispersal and/or deep-time diversification might be key for understanding these results. </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of phylogenetic diversity patterns and their underlying causes is not only important to understanding how different factors operate and shape the evolutionary history. Our results might also be especially relevant from a conservation perspective. In fact, the need of integrating the evolutionary relationships of the species at the regional scale to inform conservation policies has been stated for decades (Faith 1992), in opposition to conservation approaches that </w:t>
      </w:r>
      <w:sdt>
        <w:sdtPr>
          <w:tag w:val="goog_rdk_602"/>
        </w:sdtPr>
        <w:sdtContent>
          <w:ins w:author="Guillermo Navalón" w:id="296" w:date="2023-08-13T14:09:08Z">
            <w:r w:rsidDel="00000000" w:rsidR="00000000" w:rsidRPr="00000000">
              <w:rPr>
                <w:rFonts w:ascii="Times New Roman" w:cs="Times New Roman" w:eastAsia="Times New Roman" w:hAnsi="Times New Roman"/>
                <w:rtl w:val="0"/>
              </w:rPr>
              <w:t xml:space="preserve">solely </w:t>
            </w:r>
          </w:ins>
        </w:sdtContent>
      </w:sdt>
      <w:r w:rsidDel="00000000" w:rsidR="00000000" w:rsidRPr="00000000">
        <w:rPr>
          <w:rFonts w:ascii="Times New Roman" w:cs="Times New Roman" w:eastAsia="Times New Roman" w:hAnsi="Times New Roman"/>
          <w:rtl w:val="0"/>
        </w:rPr>
        <w:t xml:space="preserve">focus on hotspots of species richness and </w:t>
      </w:r>
      <w:sdt>
        <w:sdtPr>
          <w:tag w:val="goog_rdk_603"/>
        </w:sdtPr>
        <w:sdtContent>
          <w:ins w:author="Guillermo Navalón" w:id="297" w:date="2023-08-13T14:09:15Z">
            <w:r w:rsidDel="00000000" w:rsidR="00000000" w:rsidRPr="00000000">
              <w:rPr>
                <w:rFonts w:ascii="Times New Roman" w:cs="Times New Roman" w:eastAsia="Times New Roman" w:hAnsi="Times New Roman"/>
                <w:rtl w:val="0"/>
              </w:rPr>
              <w:t xml:space="preserve">geographic </w:t>
            </w:r>
          </w:ins>
        </w:sdtContent>
      </w:sdt>
      <w:r w:rsidDel="00000000" w:rsidR="00000000" w:rsidRPr="00000000">
        <w:rPr>
          <w:rFonts w:ascii="Times New Roman" w:cs="Times New Roman" w:eastAsia="Times New Roman" w:hAnsi="Times New Roman"/>
          <w:rtl w:val="0"/>
        </w:rPr>
        <w:t xml:space="preserve">endemism (Myers et al. 2000). The geographic deviations of phylogenetic diversity from species richness (i.e., patterns of residual PD) might provide essential information to develop proper conservation strategies. Regions with highest residual PD maximize the conservation of phylogenetically distinct lineages, helping to preserve larger portions of </w:t>
      </w:r>
      <w:sdt>
        <w:sdtPr>
          <w:tag w:val="goog_rdk_604"/>
        </w:sdtPr>
        <w:sdtContent>
          <w:ins w:author="Guillermo Navalón" w:id="298" w:date="2023-08-13T14:09:40Z">
            <w:r w:rsidDel="00000000" w:rsidR="00000000" w:rsidRPr="00000000">
              <w:rPr>
                <w:rFonts w:ascii="Times New Roman" w:cs="Times New Roman" w:eastAsia="Times New Roman" w:hAnsi="Times New Roman"/>
                <w:rtl w:val="0"/>
              </w:rPr>
              <w:t xml:space="preserve">the </w:t>
            </w:r>
          </w:ins>
        </w:sdtContent>
      </w:sdt>
      <w:r w:rsidDel="00000000" w:rsidR="00000000" w:rsidRPr="00000000">
        <w:rPr>
          <w:rFonts w:ascii="Times New Roman" w:cs="Times New Roman" w:eastAsia="Times New Roman" w:hAnsi="Times New Roman"/>
          <w:rtl w:val="0"/>
        </w:rPr>
        <w:t xml:space="preserve">evolutionary history</w:t>
      </w:r>
      <w:sdt>
        <w:sdtPr>
          <w:tag w:val="goog_rdk_605"/>
        </w:sdtPr>
        <w:sdtContent>
          <w:ins w:author="Guillermo Navalón" w:id="299" w:date="2023-08-13T14:09:51Z">
            <w:r w:rsidDel="00000000" w:rsidR="00000000" w:rsidRPr="00000000">
              <w:rPr>
                <w:rFonts w:ascii="Times New Roman" w:cs="Times New Roman" w:eastAsia="Times New Roman" w:hAnsi="Times New Roman"/>
                <w:rtl w:val="0"/>
              </w:rPr>
              <w:t xml:space="preserve"> of entire clades</w:t>
            </w:r>
          </w:ins>
        </w:sdtContent>
      </w:sdt>
      <w:r w:rsidDel="00000000" w:rsidR="00000000" w:rsidRPr="00000000">
        <w:rPr>
          <w:rFonts w:ascii="Times New Roman" w:cs="Times New Roman" w:eastAsia="Times New Roman" w:hAnsi="Times New Roman"/>
          <w:rtl w:val="0"/>
        </w:rPr>
        <w:t xml:space="preserve">. However, it might not be sufficient to prioritize those areas, since regions with lowest residual PD, on the other hand, potentially act like sources of diversity, where new species are originating (Meseguer et al. 2020). Thus, combining the conservation of regions both with high and low residual PD might be an effective way to attend to past as well as future diversification arenas. Considering additional factors, such as the stability or turnover of communities, and therefore the degree of opportunity for their permanence or demise, might prove a critical practice to integrate in the decision of where to invest conservation resources. Studying geographic patterns of diversity dynamics is the baseline to carry out these practices, which in turn might stand as the only valid approach to mitigate the effects of the undergoing global environmental change. </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Title"/>
        <w:rPr>
          <w:rFonts w:ascii="Times New Roman" w:cs="Times New Roman" w:eastAsia="Times New Roman" w:hAnsi="Times New Roman"/>
        </w:rPr>
      </w:pPr>
      <w:bookmarkStart w:colFirst="0" w:colLast="0" w:name="_heading=h.tm4zkf6izpbt" w:id="6"/>
      <w:bookmarkEnd w:id="6"/>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7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7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7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7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7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p>
    <w:p w:rsidR="00000000" w:rsidDel="00000000" w:rsidP="00000000" w:rsidRDefault="00000000" w:rsidRPr="00000000" w14:paraId="0000009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A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p>
    <w:p w:rsidR="00000000" w:rsidDel="00000000" w:rsidP="00000000" w:rsidRDefault="00000000" w:rsidRPr="00000000" w14:paraId="000000B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p w:rsidR="00000000" w:rsidDel="00000000" w:rsidP="00000000" w:rsidRDefault="00000000" w:rsidRPr="00000000" w14:paraId="000000B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p>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B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B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p>
    <w:p w:rsidR="00000000" w:rsidDel="00000000" w:rsidP="00000000" w:rsidRDefault="00000000" w:rsidRPr="00000000" w14:paraId="000000B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B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B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B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C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p>
    <w:p w:rsidR="00000000" w:rsidDel="00000000" w:rsidP="00000000" w:rsidRDefault="00000000" w:rsidRPr="00000000" w14:paraId="000000C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C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C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C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 Reconstructing Squamate Biogeography in Afro-Arabia Reveals the Influence of a Complex and Dynamic Geologic Past. Systematic Biology. 71:261–272.</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D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D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D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D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D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D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D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D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D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D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D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D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D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D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E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E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E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E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E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E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E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E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E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E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illermo Navalón" w:id="9" w:date="2023-08-12T11:23:11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 dont completely follow</w:t>
      </w:r>
    </w:p>
  </w:comment>
  <w:comment w:author="Guillermo Navalón" w:id="10" w:date="2023-08-12T11:23:27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 need to through more XD</w:t>
      </w:r>
    </w:p>
  </w:comment>
  <w:comment w:author="HECTOR TEJERO CICUENDEZ" w:id="32" w:date="2023-08-08T15:41:00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Guillermo Navalón" w:id="11" w:date="2023-08-12T11:28:10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about this paragraph</w:t>
      </w:r>
    </w:p>
  </w:comment>
  <w:comment w:author="Guillermo Navalón" w:id="15" w:date="2023-08-12T11:28:10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about this paragraph</w:t>
      </w:r>
    </w:p>
  </w:comment>
  <w:comment w:author="Guillermo Navalón" w:id="14" w:date="2023-08-12T11:33:35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cannot say in other words twice in the same phrase jaja</w:t>
      </w:r>
    </w:p>
  </w:comment>
  <w:comment w:author="HECTOR TEJERO CICUENDEZ" w:id="23" w:date="2023-08-07T15:46:05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Guillermo Navalón" w:id="6" w:date="2023-08-12T11:03:02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Species richness?</w:t>
      </w:r>
    </w:p>
  </w:comment>
  <w:comment w:author="Guillermo Navalón" w:id="7" w:date="2023-08-12T11:16:05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through the rest I guess you mean more than this - maybe add something like: The biodiversity levels (in its broadest sense)?</w:t>
      </w:r>
    </w:p>
  </w:comment>
  <w:comment w:author="Guillermo Navalón" w:id="31" w:date="2023-08-13T13:53:24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might be possible to include several oscine passerine clades here but ill leave it to lizzyclet. Which is a puzzling example because they are birds with not negligible dispersal abilities.</w:t>
      </w:r>
    </w:p>
  </w:comment>
  <w:comment w:author="Guillermo Navalón" w:id="8" w:date="2023-08-12T11:04:53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something less jargony like the relationship between organismal form and ecology?</w:t>
      </w:r>
    </w:p>
  </w:comment>
  <w:comment w:author="Guillermo Navalón" w:id="17" w:date="2023-08-12T15:05:28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explain in greater detail an exemplary situation that may have produced these patterns but I might well have misrepresented something here jajaja</w:t>
      </w:r>
    </w:p>
  </w:comment>
  <w:comment w:author="Guillermo Navalón" w:id="18" w:date="2023-08-12T12:34:55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 bit weird here</w:t>
      </w:r>
    </w:p>
  </w:comment>
  <w:comment w:author="Guillermo Navalón" w:id="5" w:date="2023-08-12T11:06:34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ojito - enjundiaaahi</w:t>
      </w:r>
    </w:p>
  </w:comment>
  <w:comment w:author="Guillermo Navalón" w:id="19" w:date="2023-08-12T15:33:39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great!</w:t>
      </w:r>
    </w:p>
  </w:comment>
  <w:comment w:author="HECTOR TEJERO CICUENDEZ" w:id="24" w:date="2023-08-02T10:35:20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éctor Tejero Cicuéndez" w:id="25" w:date="2023-08-09T10:06:11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change museum and cradle (high resPD and low resPD)</w:t>
      </w:r>
    </w:p>
  </w:comment>
  <w:comment w:author="Guillermo Navalón" w:id="29" w:date="2023-08-13T13:44:02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it is better not to say here so we can unveil which are those a little later in the relevant bit of the discussion and to avoid repetition</w:t>
      </w:r>
    </w:p>
  </w:comment>
  <w:comment w:author="HECTOR TEJERO CICUENDEZ" w:id="2" w:date="2023-08-09T10:49:29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order has no particular reason, let me know if you are okay with it or how you would write it.</w:t>
      </w:r>
    </w:p>
  </w:comment>
  <w:comment w:author="Guillermo Navalón" w:id="3" w:date="2023-08-12T16:18:52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good with it!</w:t>
      </w:r>
    </w:p>
  </w:comment>
  <w:comment w:author="HECTOR TEJERO CICUENDEZ" w:id="4" w:date="2023-08-09T10:53:54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write it at the end.</w:t>
      </w:r>
    </w:p>
  </w:comment>
  <w:comment w:author="Guillermo Navalón" w:id="20" w:date="2023-08-12T15:56:03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nice addition to this Figure could be part b with a clear depiction of the combination of generative processes that can produce higher or lower PD - or at least some examples. I can produce maybe a mock figure at some point if you like the idea</w:t>
      </w:r>
    </w:p>
  </w:comment>
  <w:comment w:author="HECTOR TEJERO CICUENDEZ" w:id="0" w:date="2023-08-09T10:50:19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about this title after reading the manuscript?</w:t>
      </w:r>
    </w:p>
  </w:comment>
  <w:comment w:author="HECTOR TEJERO CICUENDEZ" w:id="1" w:date="2023-08-09T10:53:04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alternatives we thought of: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role of present-day speciation in modern dynamics of vertebrate diversity</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recent speciation rate the driver of modern diversity dynamics? A global assessment with terrestrial vertebrates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Factors generating modern patterns of phylogenetic diversity in vertebrates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Modern dynamics of vertebrate diversity suggest a differential role of environmental changes and life-history traits across the globe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Global geographic patterns of vertebrate diversity dynamics</w:t>
      </w:r>
    </w:p>
  </w:comment>
  <w:comment w:author="Guillermo Navalón" w:id="16" w:date="2023-08-12T12:29:45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benefit from an additional statement explaining a bit more on how specifically this might work?</w:t>
      </w:r>
    </w:p>
  </w:comment>
  <w:comment w:author="Guillermo Navalón" w:id="21" w:date="2023-08-12T16:18:10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the possibility of using a more updated backbone - i do remember discussing this with iris but i am not sure if you guys did it in the end. If you want to do this it could be done and I and lizzycletuni have the tree</w:t>
      </w:r>
    </w:p>
  </w:comment>
  <w:comment w:author="Guillermo Navalón" w:id="27" w:date="2023-08-12T17:36:18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quite interesting</w:t>
      </w:r>
    </w:p>
  </w:comment>
  <w:comment w:author="Guillermo Navalón" w:id="22" w:date="2023-08-12T17:02:54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total time between pairs of species? I think it needs to be explicitly written</w:t>
      </w:r>
    </w:p>
  </w:comment>
  <w:comment w:author="Guillermo Navalón" w:id="28" w:date="2023-08-12T17:39:38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important because obvs the segregation in the environmental space plots indicates that an important non-linear relationship might exist between homeotherms and poikilotherms</w:t>
      </w:r>
    </w:p>
  </w:comment>
  <w:comment w:author="Guillermo Navalón" w:id="30" w:date="2023-08-12T18:02:26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I'm seeing too much here but the regionalisation is interesting in my opinion</w:t>
      </w:r>
    </w:p>
  </w:comment>
  <w:comment w:author="Guillermo Navalón" w:id="26" w:date="2023-08-12T18:05:01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silhouettes clearly in both figure 3 and 4 brodelsitos</w:t>
      </w:r>
    </w:p>
  </w:comment>
  <w:comment w:author="Guillermo Navalón" w:id="12" w:date="2023-08-12T11:37:24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say succintly why this might be expected?</w:t>
      </w:r>
    </w:p>
  </w:comment>
  <w:comment w:author="Guillermo Navalón" w:id="13" w:date="2023-08-12T15:01:25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Particularly because the whole paper hinges on this relationship</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A" w15:done="0"/>
  <w15:commentEx w15:paraId="000000FB" w15:paraIdParent="000000FA" w15:done="0"/>
  <w15:commentEx w15:paraId="000000FC" w15:done="0"/>
  <w15:commentEx w15:paraId="000000FD" w15:done="0"/>
  <w15:commentEx w15:paraId="000000FE" w15:done="0"/>
  <w15:commentEx w15:paraId="000000FF" w15:done="0"/>
  <w15:commentEx w15:paraId="00000100" w15:done="0"/>
  <w15:commentEx w15:paraId="00000101" w15:done="0"/>
  <w15:commentEx w15:paraId="00000102" w15:paraIdParent="00000101" w15:done="0"/>
  <w15:commentEx w15:paraId="00000103" w15:done="0"/>
  <w15:commentEx w15:paraId="00000104" w15:done="0"/>
  <w15:commentEx w15:paraId="00000105" w15:done="0"/>
  <w15:commentEx w15:paraId="00000106" w15:done="0"/>
  <w15:commentEx w15:paraId="00000107" w15:done="0"/>
  <w15:commentEx w15:paraId="00000108" w15:done="0"/>
  <w15:commentEx w15:paraId="00000109" w15:done="0"/>
  <w15:commentEx w15:paraId="0000010A" w15:paraIdParent="00000109" w15:done="0"/>
  <w15:commentEx w15:paraId="0000010B" w15:done="0"/>
  <w15:commentEx w15:paraId="0000010C" w15:done="0"/>
  <w15:commentEx w15:paraId="0000010D" w15:paraIdParent="0000010C" w15:done="0"/>
  <w15:commentEx w15:paraId="0000010E" w15:done="0"/>
  <w15:commentEx w15:paraId="0000010F" w15:done="0"/>
  <w15:commentEx w15:paraId="00000110" w15:done="0"/>
  <w15:commentEx w15:paraId="00000116" w15:paraIdParent="00000110" w15:done="0"/>
  <w15:commentEx w15:paraId="00000117" w15:done="0"/>
  <w15:commentEx w15:paraId="00000118" w15:done="0"/>
  <w15:commentEx w15:paraId="00000119" w15:done="0"/>
  <w15:commentEx w15:paraId="0000011A" w15:done="0"/>
  <w15:commentEx w15:paraId="0000011B" w15:done="0"/>
  <w15:commentEx w15:paraId="0000011C" w15:done="0"/>
  <w15:commentEx w15:paraId="0000011D" w15:done="0"/>
  <w15:commentEx w15:paraId="0000011E" w15:done="0"/>
  <w15:commentEx w15:paraId="0000011F" w15:paraIdParent="0000011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
    <w:sdtPr>
      <w:tag w:val="goog_rdk_607"/>
    </w:sdtPr>
    <w:sdtContent>
      <w:p w:rsidR="00000000" w:rsidDel="00000000" w:rsidP="00000000" w:rsidRDefault="00000000" w:rsidRPr="00000000" w14:paraId="000000F7">
        <w:pPr>
          <w:tabs>
            <w:tab w:val="center" w:leader="none" w:pos="4419"/>
            <w:tab w:val="right" w:leader="none" w:pos="8838"/>
          </w:tabs>
          <w:jc w:val="both"/>
          <w:rPr>
            <w:rFonts w:ascii="Times New Roman" w:cs="Times New Roman" w:eastAsia="Times New Roman" w:hAnsi="Times New Roman"/>
            <w:rPrChange w:author="Guillermo Navalón" w:id="300" w:date="2023-08-13T13:33:08Z">
              <w:rPr>
                <w:rFonts w:ascii="Calibri" w:cs="Calibri" w:eastAsia="Calibri" w:hAnsi="Calibri"/>
                <w:b w:val="0"/>
                <w:i w:val="0"/>
                <w:smallCaps w:val="0"/>
                <w:strike w:val="0"/>
                <w:color w:val="000000"/>
                <w:sz w:val="24"/>
                <w:szCs w:val="24"/>
                <w:u w:val="none"/>
                <w:shd w:fill="auto" w:val="clear"/>
                <w:vertAlign w:val="baseline"/>
              </w:rPr>
            </w:rPrChange>
          </w:rPr>
          <w:pPrChange w:author="Guillermo Navalón" w:id="0" w:date="2023-08-13T13:33:08Z">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pPr>
          </w:pPrChange>
        </w:pPr>
        <w:sdt>
          <w:sdtPr>
            <w:tag w:val="goog_rdk_606"/>
          </w:sdtPr>
          <w:sdtContent>
            <w:r w:rsidDel="00000000" w:rsidR="00000000" w:rsidRPr="00000000">
              <w:rPr>
                <w:rtl w:val="0"/>
              </w:rPr>
            </w:r>
          </w:sdtContent>
        </w:sdt>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ata.vertlife.org/"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2.png"/><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jjuprtbPLS0XrD5KLAGAIl3aQ==">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2023-03-03T17:10:00Z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